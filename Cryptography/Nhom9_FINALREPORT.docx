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C3572" w14:textId="77777777" w:rsidR="00384D59" w:rsidRPr="00071B51" w:rsidRDefault="00384D59" w:rsidP="00384D59">
      <w:pPr>
        <w:jc w:val="center"/>
        <w:rPr>
          <w:rFonts w:ascii="Times New Roman" w:hAnsi="Times New Roman" w:cs="Times New Roman"/>
          <w:color w:val="000000" w:themeColor="text1"/>
          <w:sz w:val="50"/>
          <w:szCs w:val="50"/>
        </w:rPr>
      </w:pPr>
      <w:r w:rsidRPr="00071B51">
        <w:rPr>
          <w:rFonts w:ascii="Times New Roman" w:hAnsi="Times New Roman" w:cs="Times New Roman"/>
          <w:color w:val="000000" w:themeColor="text1"/>
          <w:sz w:val="50"/>
          <w:szCs w:val="50"/>
        </w:rPr>
        <w:t>University of Information Technology</w:t>
      </w:r>
    </w:p>
    <w:p w14:paraId="176B343A" w14:textId="77777777" w:rsidR="00384D59" w:rsidRPr="00071B51" w:rsidRDefault="00384D59" w:rsidP="00384D59">
      <w:pPr>
        <w:jc w:val="center"/>
        <w:rPr>
          <w:rFonts w:ascii="Times New Roman" w:hAnsi="Times New Roman" w:cs="Times New Roman"/>
          <w:color w:val="000000" w:themeColor="text1"/>
          <w:sz w:val="30"/>
          <w:szCs w:val="30"/>
        </w:rPr>
      </w:pPr>
      <w:r w:rsidRPr="00071B51">
        <w:rPr>
          <w:rFonts w:ascii="Times New Roman" w:hAnsi="Times New Roman" w:cs="Times New Roman"/>
          <w:color w:val="000000" w:themeColor="text1"/>
          <w:sz w:val="30"/>
          <w:szCs w:val="30"/>
        </w:rPr>
        <w:t>Faculty of Computer Network and Communications</w:t>
      </w:r>
    </w:p>
    <w:p w14:paraId="1C3AADEF" w14:textId="73207279" w:rsidR="00E67490" w:rsidRDefault="00384D59">
      <w:ins w:id="0" w:author="haiprogk04@gmail.com" w:date="2023-06-25T16:13:00Z">
        <w:r w:rsidRPr="00F94819">
          <w:rPr>
            <w:rFonts w:ascii="Times New Roman" w:hAnsi="Times New Roman" w:cs="Times New Roman"/>
            <w:noProof/>
            <w:color w:val="000000" w:themeColor="text1"/>
            <w:sz w:val="36"/>
            <w:szCs w:val="36"/>
          </w:rPr>
          <w:drawing>
            <wp:anchor distT="0" distB="0" distL="114300" distR="114300" simplePos="0" relativeHeight="251659264" behindDoc="0" locked="0" layoutInCell="1" allowOverlap="1" wp14:anchorId="3CF506B0" wp14:editId="1AEFC4F0">
              <wp:simplePos x="0" y="0"/>
              <wp:positionH relativeFrom="margin">
                <wp:align>center</wp:align>
              </wp:positionH>
              <wp:positionV relativeFrom="paragraph">
                <wp:posOffset>481432</wp:posOffset>
              </wp:positionV>
              <wp:extent cx="4556760" cy="2278380"/>
              <wp:effectExtent l="0" t="0" r="0" b="7620"/>
              <wp:wrapSquare wrapText="bothSides"/>
              <wp:docPr id="724612332" name="Picture 1" descr="A picture containing graphics, logo,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12332" name="Picture 1" descr="A picture containing graphics, logo, symbol, graphic de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556760" cy="2278380"/>
                      </a:xfrm>
                      <a:prstGeom prst="rect">
                        <a:avLst/>
                      </a:prstGeom>
                    </pic:spPr>
                  </pic:pic>
                </a:graphicData>
              </a:graphic>
            </wp:anchor>
          </w:drawing>
        </w:r>
      </w:ins>
    </w:p>
    <w:p w14:paraId="1A76EA67" w14:textId="77777777" w:rsidR="00384D59" w:rsidRPr="00384D59" w:rsidRDefault="00384D59" w:rsidP="00384D59"/>
    <w:p w14:paraId="49F4F277" w14:textId="77777777" w:rsidR="00384D59" w:rsidRPr="00384D59" w:rsidRDefault="00384D59" w:rsidP="00384D59"/>
    <w:p w14:paraId="7B1982F7" w14:textId="77777777" w:rsidR="00384D59" w:rsidRPr="00384D59" w:rsidRDefault="00384D59" w:rsidP="00384D59"/>
    <w:p w14:paraId="60002BE7" w14:textId="77777777" w:rsidR="00384D59" w:rsidRPr="00384D59" w:rsidRDefault="00384D59" w:rsidP="00384D59"/>
    <w:p w14:paraId="1C184078" w14:textId="77777777" w:rsidR="00384D59" w:rsidRPr="00384D59" w:rsidRDefault="00384D59" w:rsidP="00384D59"/>
    <w:p w14:paraId="3CE05B87" w14:textId="77777777" w:rsidR="00384D59" w:rsidRPr="00384D59" w:rsidRDefault="00384D59" w:rsidP="00384D59"/>
    <w:p w14:paraId="327BD28B" w14:textId="77777777" w:rsidR="00384D59" w:rsidRPr="00384D59" w:rsidRDefault="00384D59" w:rsidP="00384D59"/>
    <w:p w14:paraId="300FFC90" w14:textId="77777777" w:rsidR="00384D59" w:rsidRDefault="00384D59" w:rsidP="00384D59"/>
    <w:p w14:paraId="65DEBFD8" w14:textId="77777777" w:rsidR="00384D59" w:rsidRPr="00A5343C" w:rsidRDefault="00384D59" w:rsidP="00384D59">
      <w:pPr>
        <w:rPr>
          <w:rFonts w:ascii="Times New Roman" w:hAnsi="Times New Roman" w:cs="Times New Roman"/>
          <w:sz w:val="28"/>
        </w:rPr>
      </w:pPr>
      <w:r>
        <w:tab/>
      </w:r>
    </w:p>
    <w:p w14:paraId="2D72AB0B" w14:textId="77777777" w:rsidR="00384D59" w:rsidRPr="00071B51" w:rsidRDefault="00384D59" w:rsidP="00384D59">
      <w:pPr>
        <w:jc w:val="center"/>
        <w:rPr>
          <w:rFonts w:ascii="Times New Roman" w:hAnsi="Times New Roman" w:cs="Times New Roman"/>
          <w:b/>
          <w:sz w:val="24"/>
          <w:szCs w:val="24"/>
        </w:rPr>
      </w:pPr>
      <w:bookmarkStart w:id="1" w:name="_Hlk138627522"/>
      <w:r w:rsidRPr="00071B51">
        <w:rPr>
          <w:rFonts w:ascii="Times New Roman" w:hAnsi="Times New Roman" w:cs="Times New Roman"/>
          <w:b/>
          <w:sz w:val="24"/>
          <w:szCs w:val="24"/>
        </w:rPr>
        <w:t>PHẠM THANH TÂM – 21522573</w:t>
      </w:r>
    </w:p>
    <w:p w14:paraId="23189C37" w14:textId="77777777" w:rsidR="00384D59" w:rsidRPr="00071B51" w:rsidRDefault="00384D59" w:rsidP="00384D59">
      <w:pPr>
        <w:jc w:val="center"/>
        <w:rPr>
          <w:rFonts w:ascii="Times New Roman" w:hAnsi="Times New Roman" w:cs="Times New Roman"/>
          <w:b/>
          <w:sz w:val="24"/>
          <w:szCs w:val="24"/>
        </w:rPr>
      </w:pPr>
      <w:r w:rsidRPr="00071B51">
        <w:rPr>
          <w:rFonts w:ascii="Times New Roman" w:hAnsi="Times New Roman" w:cs="Times New Roman"/>
          <w:b/>
          <w:sz w:val="24"/>
          <w:szCs w:val="24"/>
        </w:rPr>
        <w:t>PHẠM ĐÔ THÀNH – 21522603</w:t>
      </w:r>
    </w:p>
    <w:bookmarkEnd w:id="1"/>
    <w:p w14:paraId="022DADF2" w14:textId="77777777" w:rsidR="00384D59" w:rsidRPr="00A5343C" w:rsidRDefault="00384D59" w:rsidP="00384D59">
      <w:pPr>
        <w:rPr>
          <w:rFonts w:ascii="Times New Roman" w:hAnsi="Times New Roman" w:cs="Times New Roman"/>
          <w:sz w:val="28"/>
        </w:rPr>
      </w:pPr>
    </w:p>
    <w:p w14:paraId="2D76C6BA" w14:textId="77777777" w:rsidR="00384D59" w:rsidRDefault="00384D59" w:rsidP="00384D59">
      <w:pPr>
        <w:jc w:val="center"/>
        <w:rPr>
          <w:rFonts w:ascii="Times New Roman" w:hAnsi="Times New Roman" w:cs="Times New Roman"/>
          <w:b/>
          <w:sz w:val="32"/>
          <w:lang w:val="en-US"/>
        </w:rPr>
      </w:pPr>
      <w:r>
        <w:rPr>
          <w:rFonts w:ascii="Times New Roman" w:hAnsi="Times New Roman" w:cs="Times New Roman"/>
          <w:b/>
          <w:sz w:val="32"/>
          <w:lang w:val="en-US"/>
        </w:rPr>
        <w:t>FINAL REPORT</w:t>
      </w:r>
    </w:p>
    <w:p w14:paraId="40B28EB0" w14:textId="77777777" w:rsidR="00384D59" w:rsidRDefault="00384D59" w:rsidP="00384D59">
      <w:pPr>
        <w:jc w:val="center"/>
        <w:rPr>
          <w:rFonts w:ascii="Times New Roman" w:hAnsi="Times New Roman" w:cs="Times New Roman"/>
          <w:b/>
          <w:sz w:val="32"/>
          <w:lang w:val="en-US"/>
        </w:rPr>
      </w:pPr>
      <w:r>
        <w:rPr>
          <w:rFonts w:ascii="Times New Roman" w:hAnsi="Times New Roman" w:cs="Times New Roman"/>
          <w:b/>
          <w:sz w:val="32"/>
          <w:lang w:val="en-US"/>
        </w:rPr>
        <w:t>Subject: Cryptography</w:t>
      </w:r>
    </w:p>
    <w:p w14:paraId="1D18BA80" w14:textId="77777777" w:rsidR="00384D59" w:rsidRPr="00071B51" w:rsidRDefault="00384D59" w:rsidP="00384D59">
      <w:pPr>
        <w:jc w:val="center"/>
        <w:rPr>
          <w:rFonts w:ascii="Times New Roman" w:hAnsi="Times New Roman" w:cs="Times New Roman"/>
          <w:b/>
          <w:sz w:val="32"/>
          <w:lang w:val="en-US"/>
        </w:rPr>
      </w:pPr>
      <w:r>
        <w:rPr>
          <w:rFonts w:ascii="Times New Roman" w:hAnsi="Times New Roman" w:cs="Times New Roman"/>
          <w:b/>
          <w:sz w:val="32"/>
          <w:lang w:val="en-US"/>
        </w:rPr>
        <w:t>Class: NT219.N21.ATCL</w:t>
      </w:r>
    </w:p>
    <w:p w14:paraId="58B77BB1" w14:textId="77777777" w:rsidR="00384D59" w:rsidRPr="00071B51" w:rsidRDefault="00384D59" w:rsidP="00384D59">
      <w:pPr>
        <w:jc w:val="center"/>
        <w:rPr>
          <w:rFonts w:ascii="Times New Roman" w:hAnsi="Times New Roman" w:cs="Times New Roman"/>
          <w:b/>
          <w:sz w:val="36"/>
          <w:szCs w:val="36"/>
        </w:rPr>
      </w:pPr>
      <w:r>
        <w:rPr>
          <w:rFonts w:ascii="Times New Roman" w:hAnsi="Times New Roman" w:cs="Times New Roman"/>
          <w:b/>
          <w:sz w:val="36"/>
          <w:szCs w:val="36"/>
          <w:lang w:val="en-US"/>
        </w:rPr>
        <w:t>CRYSTAL-DILITHIUM SIGNATURE TO AUTHENTICATE THE INVOICES IN E-COMMERCE</w:t>
      </w:r>
    </w:p>
    <w:p w14:paraId="1211222D" w14:textId="77777777" w:rsidR="00384D59" w:rsidRPr="00A5343C" w:rsidRDefault="00384D59" w:rsidP="00384D59">
      <w:pPr>
        <w:rPr>
          <w:rFonts w:ascii="Times New Roman" w:hAnsi="Times New Roman" w:cs="Times New Roman"/>
          <w:sz w:val="28"/>
        </w:rPr>
      </w:pPr>
    </w:p>
    <w:p w14:paraId="3658C8E7" w14:textId="77777777" w:rsidR="00384D59" w:rsidRPr="00A05023" w:rsidRDefault="00384D59" w:rsidP="00384D59">
      <w:pPr>
        <w:tabs>
          <w:tab w:val="left" w:pos="5265"/>
        </w:tabs>
        <w:jc w:val="center"/>
        <w:rPr>
          <w:rFonts w:ascii="Times New Roman" w:hAnsi="Times New Roman" w:cs="Times New Roman"/>
          <w:sz w:val="28"/>
        </w:rPr>
      </w:pPr>
      <w:r w:rsidRPr="00384D59">
        <w:rPr>
          <w:rFonts w:ascii="Times New Roman" w:hAnsi="Times New Roman" w:cs="Times New Roman"/>
          <w:b/>
          <w:sz w:val="28"/>
          <w:lang w:val="en-US"/>
        </w:rPr>
        <w:t xml:space="preserve">LECTURER: PhD </w:t>
      </w:r>
      <w:r w:rsidRPr="00071B51">
        <w:rPr>
          <w:rFonts w:ascii="Times New Roman" w:hAnsi="Times New Roman" w:cs="Times New Roman"/>
          <w:b/>
          <w:sz w:val="28"/>
        </w:rPr>
        <w:t>NGUYỄN NGỌC TỰ</w:t>
      </w:r>
    </w:p>
    <w:p w14:paraId="0720145F" w14:textId="77777777" w:rsidR="00384D59" w:rsidRPr="00A5343C" w:rsidRDefault="00384D59" w:rsidP="00384D59">
      <w:pPr>
        <w:jc w:val="center"/>
        <w:rPr>
          <w:rFonts w:ascii="Times New Roman" w:hAnsi="Times New Roman" w:cs="Times New Roman"/>
          <w:b/>
          <w:szCs w:val="26"/>
        </w:rPr>
      </w:pPr>
    </w:p>
    <w:p w14:paraId="74BA3ACE" w14:textId="77777777" w:rsidR="00384D59" w:rsidRPr="00A5343C" w:rsidRDefault="00384D59" w:rsidP="00384D59">
      <w:pPr>
        <w:jc w:val="center"/>
        <w:rPr>
          <w:rFonts w:ascii="Times New Roman" w:hAnsi="Times New Roman" w:cs="Times New Roman"/>
          <w:b/>
          <w:szCs w:val="26"/>
        </w:rPr>
        <w:sectPr w:rsidR="00384D59" w:rsidRPr="00A5343C"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Pr>
          <w:rFonts w:ascii="Times New Roman" w:hAnsi="Times New Roman" w:cs="Times New Roman"/>
          <w:b/>
          <w:szCs w:val="26"/>
          <w:lang w:val="en-US"/>
        </w:rPr>
        <w:t>HOCHIMINH CITY</w:t>
      </w:r>
      <w:r w:rsidRPr="00A5343C">
        <w:rPr>
          <w:rFonts w:ascii="Times New Roman" w:hAnsi="Times New Roman" w:cs="Times New Roman"/>
          <w:b/>
          <w:szCs w:val="26"/>
        </w:rPr>
        <w:t xml:space="preserve">, </w:t>
      </w:r>
      <w:r w:rsidRPr="00071B51">
        <w:rPr>
          <w:rFonts w:ascii="Times New Roman" w:hAnsi="Times New Roman" w:cs="Times New Roman"/>
          <w:b/>
          <w:szCs w:val="26"/>
        </w:rPr>
        <w:t>2023</w:t>
      </w:r>
    </w:p>
    <w:p w14:paraId="629EB9C1" w14:textId="77777777" w:rsidR="00384D59" w:rsidRDefault="00384D59" w:rsidP="00384D59">
      <w:pPr>
        <w:pStyle w:val="Tiu"/>
        <w:rPr>
          <w:rFonts w:ascii="Times New Roman" w:hAnsi="Times New Roman" w:cs="Times New Roman"/>
        </w:rPr>
      </w:pPr>
      <w:r>
        <w:rPr>
          <w:rFonts w:ascii="Times New Roman" w:hAnsi="Times New Roman" w:cs="Times New Roman"/>
          <w:lang w:val="en-US"/>
        </w:rPr>
        <w:lastRenderedPageBreak/>
        <w:t>ACKNOWLEDGEMENTS</w:t>
      </w:r>
    </w:p>
    <w:p w14:paraId="7E491998" w14:textId="77777777" w:rsidR="00384D59" w:rsidRPr="00EC4EBC" w:rsidRDefault="00384D59" w:rsidP="00384D59">
      <w:pPr>
        <w:spacing w:before="240" w:after="0" w:line="240" w:lineRule="auto"/>
        <w:ind w:firstLine="720"/>
        <w:jc w:val="both"/>
        <w:rPr>
          <w:rFonts w:ascii="Times New Roman" w:eastAsia="Times New Roman" w:hAnsi="Times New Roman" w:cs="Times New Roman"/>
          <w:color w:val="000000"/>
          <w:sz w:val="32"/>
          <w:szCs w:val="32"/>
        </w:rPr>
      </w:pPr>
      <w:r w:rsidRPr="00EC4EBC">
        <w:rPr>
          <w:rFonts w:ascii="Times New Roman" w:eastAsia="Times New Roman" w:hAnsi="Times New Roman" w:cs="Times New Roman"/>
          <w:color w:val="000000"/>
          <w:sz w:val="32"/>
          <w:szCs w:val="32"/>
        </w:rPr>
        <w:t xml:space="preserve">To achieve </w:t>
      </w:r>
      <w:r>
        <w:rPr>
          <w:rFonts w:ascii="Times New Roman" w:eastAsia="Times New Roman" w:hAnsi="Times New Roman" w:cs="Times New Roman"/>
          <w:color w:val="000000"/>
          <w:sz w:val="32"/>
          <w:szCs w:val="32"/>
          <w:lang w:val="en-US"/>
        </w:rPr>
        <w:t>good</w:t>
      </w:r>
      <w:r w:rsidRPr="00EC4EBC">
        <w:rPr>
          <w:rFonts w:ascii="Times New Roman" w:eastAsia="Times New Roman" w:hAnsi="Times New Roman" w:cs="Times New Roman"/>
          <w:color w:val="000000"/>
          <w:sz w:val="32"/>
          <w:szCs w:val="32"/>
        </w:rPr>
        <w:t xml:space="preserve"> results in this project, in addition to the wholehearted effort of all members of our team, we also received the dedicated and supportive teaching of our supervisor, Mr. Nguyen Ngoc Tu. His passion in every class has provided us with valuable knowledge not only within the scope of textbooks but also in many other practical and social aspects. With deep and sincere gratitude, we would like to express our appreciation to him for being so enthusiastic and dedicated to his students. It was a great motivation for us to successfully complete this project.</w:t>
      </w:r>
    </w:p>
    <w:p w14:paraId="5567DF6B" w14:textId="77777777" w:rsidR="00384D59" w:rsidRPr="00EC4EBC" w:rsidRDefault="00384D59" w:rsidP="00384D59">
      <w:pPr>
        <w:spacing w:before="240" w:after="0" w:line="240" w:lineRule="auto"/>
        <w:ind w:firstLine="720"/>
        <w:jc w:val="both"/>
        <w:rPr>
          <w:rFonts w:ascii="Times New Roman" w:eastAsia="Times New Roman" w:hAnsi="Times New Roman" w:cs="Times New Roman"/>
          <w:color w:val="000000"/>
          <w:sz w:val="32"/>
          <w:szCs w:val="32"/>
        </w:rPr>
      </w:pPr>
    </w:p>
    <w:p w14:paraId="0CF2E7D0" w14:textId="77777777" w:rsidR="00384D59" w:rsidRDefault="00384D59" w:rsidP="00384D59">
      <w:pPr>
        <w:spacing w:before="240" w:after="0" w:line="240" w:lineRule="auto"/>
        <w:ind w:firstLine="720"/>
        <w:jc w:val="both"/>
        <w:rPr>
          <w:rFonts w:ascii="Times New Roman" w:eastAsia="Times New Roman" w:hAnsi="Times New Roman" w:cs="Times New Roman"/>
          <w:color w:val="000000"/>
          <w:sz w:val="32"/>
          <w:szCs w:val="32"/>
        </w:rPr>
      </w:pPr>
      <w:r w:rsidRPr="00EC4EBC">
        <w:rPr>
          <w:rFonts w:ascii="Times New Roman" w:eastAsia="Times New Roman" w:hAnsi="Times New Roman" w:cs="Times New Roman"/>
          <w:color w:val="000000"/>
          <w:sz w:val="32"/>
          <w:szCs w:val="32"/>
        </w:rPr>
        <w:t>Despite our best efforts, due to limited time and experience, this project may have some shortcomings. We sincerely hope to receive guidance and feedback from our supervisor to supplement and enhance our knowledge to better serve our graduation thesis and future projects. We wish our supervisor good health, success, and always a burning passion for the profession to guide many more generations of students in the future.</w:t>
      </w:r>
    </w:p>
    <w:p w14:paraId="5DB3C52B" w14:textId="77777777" w:rsidR="00384D59" w:rsidRPr="00071B51" w:rsidRDefault="00384D59" w:rsidP="00384D59">
      <w:pPr>
        <w:spacing w:before="240" w:after="0" w:line="240" w:lineRule="auto"/>
        <w:ind w:firstLine="720"/>
        <w:jc w:val="both"/>
        <w:rPr>
          <w:rFonts w:ascii="Times New Roman" w:eastAsia="Times New Roman" w:hAnsi="Times New Roman" w:cs="Times New Roman"/>
          <w:color w:val="000000"/>
          <w:sz w:val="32"/>
          <w:szCs w:val="32"/>
          <w:lang w:val="en-US"/>
        </w:rPr>
      </w:pPr>
      <w:r>
        <w:rPr>
          <w:rFonts w:ascii="Times New Roman" w:eastAsia="Times New Roman" w:hAnsi="Times New Roman" w:cs="Times New Roman"/>
          <w:color w:val="000000"/>
          <w:sz w:val="32"/>
          <w:szCs w:val="32"/>
          <w:lang w:val="en-US"/>
        </w:rPr>
        <w:t>We would like to express our sincere thanks!</w:t>
      </w:r>
    </w:p>
    <w:p w14:paraId="549FDBB6" w14:textId="77777777" w:rsidR="00384D59" w:rsidRDefault="00384D59" w:rsidP="00384D59">
      <w:pPr>
        <w:spacing w:before="240" w:after="0" w:line="240" w:lineRule="auto"/>
        <w:jc w:val="both"/>
        <w:rPr>
          <w:rFonts w:ascii="Times New Roman" w:eastAsia="Times New Roman" w:hAnsi="Times New Roman" w:cs="Times New Roman"/>
          <w:b/>
          <w:color w:val="000000"/>
          <w:sz w:val="32"/>
          <w:szCs w:val="32"/>
          <w:lang w:val="en-US"/>
        </w:rPr>
      </w:pPr>
      <w:r>
        <w:rPr>
          <w:rFonts w:ascii="Times New Roman" w:eastAsia="Times New Roman" w:hAnsi="Times New Roman" w:cs="Times New Roman"/>
          <w:color w:val="000000"/>
        </w:rPr>
        <w:t>                                                                          </w:t>
      </w:r>
      <w:r>
        <w:rPr>
          <w:rFonts w:ascii="Times New Roman" w:eastAsia="Times New Roman" w:hAnsi="Times New Roman" w:cs="Times New Roman"/>
          <w:b/>
          <w:color w:val="000000"/>
          <w:sz w:val="32"/>
          <w:szCs w:val="32"/>
          <w:lang w:val="en-US"/>
        </w:rPr>
        <w:t>Pham Thanh Tam</w:t>
      </w:r>
    </w:p>
    <w:p w14:paraId="13BCADD6" w14:textId="77777777" w:rsidR="00384D59" w:rsidRPr="00071B51" w:rsidRDefault="00384D59" w:rsidP="00384D59">
      <w:pPr>
        <w:spacing w:before="240" w:after="0" w:line="240" w:lineRule="auto"/>
        <w:jc w:val="both"/>
        <w:rPr>
          <w:rFonts w:ascii="Times New Roman" w:eastAsia="Times New Roman" w:hAnsi="Times New Roman" w:cs="Times New Roman"/>
          <w:lang w:val="en-US"/>
        </w:rPr>
      </w:pPr>
      <w:r>
        <w:rPr>
          <w:rFonts w:ascii="Times New Roman" w:eastAsia="Times New Roman" w:hAnsi="Times New Roman" w:cs="Times New Roman"/>
          <w:b/>
          <w:color w:val="000000"/>
          <w:sz w:val="32"/>
          <w:szCs w:val="32"/>
          <w:lang w:val="en-US"/>
        </w:rPr>
        <w:tab/>
      </w:r>
      <w:r>
        <w:rPr>
          <w:rFonts w:ascii="Times New Roman" w:eastAsia="Times New Roman" w:hAnsi="Times New Roman" w:cs="Times New Roman"/>
          <w:b/>
          <w:color w:val="000000"/>
          <w:sz w:val="32"/>
          <w:szCs w:val="32"/>
          <w:lang w:val="en-US"/>
        </w:rPr>
        <w:tab/>
      </w:r>
      <w:r>
        <w:rPr>
          <w:rFonts w:ascii="Times New Roman" w:eastAsia="Times New Roman" w:hAnsi="Times New Roman" w:cs="Times New Roman"/>
          <w:b/>
          <w:color w:val="000000"/>
          <w:sz w:val="32"/>
          <w:szCs w:val="32"/>
          <w:lang w:val="en-US"/>
        </w:rPr>
        <w:tab/>
      </w:r>
      <w:r>
        <w:rPr>
          <w:rFonts w:ascii="Times New Roman" w:eastAsia="Times New Roman" w:hAnsi="Times New Roman" w:cs="Times New Roman"/>
          <w:b/>
          <w:color w:val="000000"/>
          <w:sz w:val="32"/>
          <w:szCs w:val="32"/>
          <w:lang w:val="en-US"/>
        </w:rPr>
        <w:tab/>
      </w:r>
      <w:r>
        <w:rPr>
          <w:rFonts w:ascii="Times New Roman" w:eastAsia="Times New Roman" w:hAnsi="Times New Roman" w:cs="Times New Roman"/>
          <w:b/>
          <w:color w:val="000000"/>
          <w:sz w:val="32"/>
          <w:szCs w:val="32"/>
          <w:lang w:val="en-US"/>
        </w:rPr>
        <w:tab/>
      </w:r>
      <w:r>
        <w:rPr>
          <w:rFonts w:ascii="Times New Roman" w:eastAsia="Times New Roman" w:hAnsi="Times New Roman" w:cs="Times New Roman"/>
          <w:b/>
          <w:color w:val="000000"/>
          <w:sz w:val="32"/>
          <w:szCs w:val="32"/>
          <w:lang w:val="en-US"/>
        </w:rPr>
        <w:tab/>
        <w:t xml:space="preserve">       Pham Do Thanh</w:t>
      </w:r>
    </w:p>
    <w:p w14:paraId="4865A09E" w14:textId="77777777" w:rsidR="00384D59" w:rsidRDefault="00384D59" w:rsidP="00384D59">
      <w:pPr>
        <w:pStyle w:val="Tiu"/>
        <w:rPr>
          <w:rFonts w:ascii="Times New Roman" w:hAnsi="Times New Roman" w:cs="Times New Roman"/>
        </w:rPr>
      </w:pPr>
      <w:r>
        <w:rPr>
          <w:rFonts w:ascii="Times New Roman" w:hAnsi="Times New Roman" w:cs="Times New Roman"/>
        </w:rPr>
        <w:br w:type="page"/>
      </w:r>
    </w:p>
    <w:p w14:paraId="7DCF97E0" w14:textId="77777777" w:rsidR="00384D59" w:rsidRDefault="00384D59" w:rsidP="00384D59">
      <w:pPr>
        <w:pStyle w:val="Tiu"/>
        <w:rPr>
          <w:rFonts w:ascii="Times New Roman" w:eastAsiaTheme="minorHAnsi" w:hAnsi="Times New Roman" w:cs="Times New Roman"/>
          <w:bCs/>
          <w:spacing w:val="0"/>
          <w:kern w:val="0"/>
          <w:sz w:val="26"/>
          <w:szCs w:val="22"/>
          <w:lang w:val="en-US"/>
        </w:rPr>
      </w:pPr>
      <w:r w:rsidRPr="009F3A1A">
        <w:rPr>
          <w:rFonts w:ascii="Times New Roman" w:hAnsi="Times New Roman" w:cs="Times New Roman"/>
          <w:bCs/>
          <w:lang w:val="en-US"/>
        </w:rPr>
        <w:lastRenderedPageBreak/>
        <w:t>TABLE OF CONTENTS</w:t>
      </w:r>
    </w:p>
    <w:p w14:paraId="20025B59" w14:textId="77777777" w:rsidR="00384D59" w:rsidRDefault="00384D59" w:rsidP="00384D59">
      <w:pPr>
        <w:pStyle w:val="Mucluc1"/>
        <w:rPr>
          <w:rFonts w:asciiTheme="minorHAnsi" w:eastAsiaTheme="minorEastAsia" w:hAnsiTheme="minorHAnsi"/>
          <w:noProof/>
          <w:kern w:val="2"/>
          <w:sz w:val="22"/>
          <w:lang w:eastAsia="vi-VN"/>
          <w14:ligatures w14:val="standardContextual"/>
        </w:rPr>
      </w:pPr>
      <w:r>
        <w:rPr>
          <w:b/>
          <w:sz w:val="28"/>
          <w:szCs w:val="26"/>
        </w:rPr>
        <w:fldChar w:fldCharType="begin"/>
      </w:r>
      <w:r>
        <w:rPr>
          <w:b/>
          <w:sz w:val="28"/>
          <w:szCs w:val="26"/>
        </w:rPr>
        <w:instrText xml:space="preserve"> TOC \o "1-3" \h \z \u </w:instrText>
      </w:r>
      <w:r>
        <w:rPr>
          <w:b/>
          <w:sz w:val="28"/>
          <w:szCs w:val="26"/>
        </w:rPr>
        <w:fldChar w:fldCharType="separate"/>
      </w:r>
      <w:hyperlink w:anchor="_Toc138626333" w:history="1">
        <w:r w:rsidRPr="00DE2D13">
          <w:rPr>
            <w:rStyle w:val="Siuktni"/>
            <w:rFonts w:ascii="Times New Roman" w:eastAsia="Times New Roman" w:hAnsi="Times New Roman" w:cs="Times New Roman"/>
            <w:bCs/>
            <w:noProof/>
            <w:lang w:val="en-US"/>
          </w:rPr>
          <w:t>1.</w:t>
        </w:r>
        <w:r w:rsidRPr="00DE2D13">
          <w:rPr>
            <w:rStyle w:val="Siuktni"/>
            <w:rFonts w:ascii="Times New Roman" w:hAnsi="Times New Roman" w:cs="Times New Roman"/>
            <w:noProof/>
            <w:lang w:val="en-US"/>
          </w:rPr>
          <w:t xml:space="preserve">   INTRODUCE</w:t>
        </w:r>
        <w:r>
          <w:rPr>
            <w:noProof/>
            <w:webHidden/>
          </w:rPr>
          <w:tab/>
        </w:r>
        <w:r>
          <w:rPr>
            <w:noProof/>
            <w:webHidden/>
          </w:rPr>
          <w:fldChar w:fldCharType="begin"/>
        </w:r>
        <w:r>
          <w:rPr>
            <w:noProof/>
            <w:webHidden/>
          </w:rPr>
          <w:instrText xml:space="preserve"> PAGEREF _Toc138626333 \h </w:instrText>
        </w:r>
        <w:r>
          <w:rPr>
            <w:noProof/>
            <w:webHidden/>
          </w:rPr>
        </w:r>
        <w:r>
          <w:rPr>
            <w:noProof/>
            <w:webHidden/>
          </w:rPr>
          <w:fldChar w:fldCharType="separate"/>
        </w:r>
        <w:r>
          <w:rPr>
            <w:noProof/>
            <w:webHidden/>
          </w:rPr>
          <w:t>1</w:t>
        </w:r>
        <w:r>
          <w:rPr>
            <w:noProof/>
            <w:webHidden/>
          </w:rPr>
          <w:fldChar w:fldCharType="end"/>
        </w:r>
      </w:hyperlink>
    </w:p>
    <w:p w14:paraId="15771943" w14:textId="77777777" w:rsidR="00384D59" w:rsidRDefault="00000000" w:rsidP="00384D59">
      <w:pPr>
        <w:pStyle w:val="Mucluc1"/>
        <w:rPr>
          <w:rFonts w:asciiTheme="minorHAnsi" w:eastAsiaTheme="minorEastAsia" w:hAnsiTheme="minorHAnsi"/>
          <w:noProof/>
          <w:kern w:val="2"/>
          <w:sz w:val="22"/>
          <w:lang w:eastAsia="vi-VN"/>
          <w14:ligatures w14:val="standardContextual"/>
        </w:rPr>
      </w:pPr>
      <w:hyperlink w:anchor="_Toc138626334" w:history="1">
        <w:r w:rsidR="00384D59">
          <w:rPr>
            <w:rFonts w:asciiTheme="minorHAnsi" w:eastAsiaTheme="minorEastAsia" w:hAnsiTheme="minorHAnsi"/>
            <w:noProof/>
            <w:kern w:val="2"/>
            <w:sz w:val="22"/>
            <w:lang w:eastAsia="vi-VN"/>
            <w14:ligatures w14:val="standardContextual"/>
          </w:rPr>
          <w:tab/>
        </w:r>
        <w:r w:rsidR="00384D59" w:rsidRPr="00DE2D13">
          <w:rPr>
            <w:rStyle w:val="Siuktni"/>
            <w:rFonts w:ascii="Times New Roman" w:eastAsia="Times New Roman" w:hAnsi="Times New Roman" w:cs="Times New Roman"/>
            <w:noProof/>
            <w:lang w:val="en-US"/>
          </w:rPr>
          <w:t>OVERVIEW</w:t>
        </w:r>
        <w:r w:rsidR="00384D59">
          <w:rPr>
            <w:noProof/>
            <w:webHidden/>
          </w:rPr>
          <w:tab/>
        </w:r>
        <w:r w:rsidR="00384D59">
          <w:rPr>
            <w:noProof/>
            <w:webHidden/>
          </w:rPr>
          <w:fldChar w:fldCharType="begin"/>
        </w:r>
        <w:r w:rsidR="00384D59">
          <w:rPr>
            <w:noProof/>
            <w:webHidden/>
          </w:rPr>
          <w:instrText xml:space="preserve"> PAGEREF _Toc138626334 \h </w:instrText>
        </w:r>
        <w:r w:rsidR="00384D59">
          <w:rPr>
            <w:noProof/>
            <w:webHidden/>
          </w:rPr>
        </w:r>
        <w:r w:rsidR="00384D59">
          <w:rPr>
            <w:noProof/>
            <w:webHidden/>
          </w:rPr>
          <w:fldChar w:fldCharType="separate"/>
        </w:r>
        <w:r w:rsidR="00384D59">
          <w:rPr>
            <w:noProof/>
            <w:webHidden/>
          </w:rPr>
          <w:t>1</w:t>
        </w:r>
        <w:r w:rsidR="00384D59">
          <w:rPr>
            <w:noProof/>
            <w:webHidden/>
          </w:rPr>
          <w:fldChar w:fldCharType="end"/>
        </w:r>
      </w:hyperlink>
    </w:p>
    <w:p w14:paraId="1510CE19" w14:textId="77777777" w:rsidR="00384D59" w:rsidRDefault="00000000" w:rsidP="00384D59">
      <w:pPr>
        <w:pStyle w:val="Mucluc1"/>
        <w:rPr>
          <w:rFonts w:asciiTheme="minorHAnsi" w:eastAsiaTheme="minorEastAsia" w:hAnsiTheme="minorHAnsi"/>
          <w:noProof/>
          <w:kern w:val="2"/>
          <w:sz w:val="22"/>
          <w:lang w:eastAsia="vi-VN"/>
          <w14:ligatures w14:val="standardContextual"/>
        </w:rPr>
      </w:pPr>
      <w:hyperlink w:anchor="_Toc138626335" w:history="1">
        <w:r w:rsidR="00384D59" w:rsidRPr="00DE2D13">
          <w:rPr>
            <w:rStyle w:val="Siuktni"/>
            <w:rFonts w:ascii="Times New Roman" w:hAnsi="Times New Roman" w:cs="Times New Roman"/>
            <w:noProof/>
            <w:lang w:val="en-US"/>
          </w:rPr>
          <w:t>1.1.</w:t>
        </w:r>
        <w:r w:rsidR="00384D59">
          <w:rPr>
            <w:noProof/>
            <w:webHidden/>
          </w:rPr>
          <w:tab/>
        </w:r>
        <w:r w:rsidR="00384D59">
          <w:rPr>
            <w:noProof/>
            <w:webHidden/>
          </w:rPr>
          <w:fldChar w:fldCharType="begin"/>
        </w:r>
        <w:r w:rsidR="00384D59">
          <w:rPr>
            <w:noProof/>
            <w:webHidden/>
          </w:rPr>
          <w:instrText xml:space="preserve"> PAGEREF _Toc138626335 \h </w:instrText>
        </w:r>
        <w:r w:rsidR="00384D59">
          <w:rPr>
            <w:noProof/>
            <w:webHidden/>
          </w:rPr>
        </w:r>
        <w:r w:rsidR="00384D59">
          <w:rPr>
            <w:noProof/>
            <w:webHidden/>
          </w:rPr>
          <w:fldChar w:fldCharType="separate"/>
        </w:r>
        <w:r w:rsidR="00384D59">
          <w:rPr>
            <w:noProof/>
            <w:webHidden/>
          </w:rPr>
          <w:t>1</w:t>
        </w:r>
        <w:r w:rsidR="00384D59">
          <w:rPr>
            <w:noProof/>
            <w:webHidden/>
          </w:rPr>
          <w:fldChar w:fldCharType="end"/>
        </w:r>
      </w:hyperlink>
    </w:p>
    <w:p w14:paraId="40BF55BF" w14:textId="77777777" w:rsidR="00384D59" w:rsidRDefault="00000000" w:rsidP="00384D59">
      <w:pPr>
        <w:pStyle w:val="Mucluc1"/>
        <w:rPr>
          <w:rFonts w:asciiTheme="minorHAnsi" w:eastAsiaTheme="minorEastAsia" w:hAnsiTheme="minorHAnsi"/>
          <w:noProof/>
          <w:kern w:val="2"/>
          <w:sz w:val="22"/>
          <w:lang w:eastAsia="vi-VN"/>
          <w14:ligatures w14:val="standardContextual"/>
        </w:rPr>
      </w:pPr>
      <w:hyperlink w:anchor="_Toc138626336" w:history="1">
        <w:r w:rsidR="00384D59" w:rsidRPr="00DE2D13">
          <w:rPr>
            <w:rStyle w:val="Siuktni"/>
            <w:rFonts w:ascii="Times New Roman" w:eastAsia="Times New Roman" w:hAnsi="Times New Roman" w:cs="Times New Roman"/>
            <w:noProof/>
            <w:lang w:val="en-US"/>
          </w:rPr>
          <w:t>1.2. PROBLEM STATEMENT</w:t>
        </w:r>
        <w:r w:rsidR="00384D59">
          <w:rPr>
            <w:noProof/>
            <w:webHidden/>
          </w:rPr>
          <w:tab/>
        </w:r>
        <w:r w:rsidR="00384D59">
          <w:rPr>
            <w:noProof/>
            <w:webHidden/>
          </w:rPr>
          <w:fldChar w:fldCharType="begin"/>
        </w:r>
        <w:r w:rsidR="00384D59">
          <w:rPr>
            <w:noProof/>
            <w:webHidden/>
          </w:rPr>
          <w:instrText xml:space="preserve"> PAGEREF _Toc138626336 \h </w:instrText>
        </w:r>
        <w:r w:rsidR="00384D59">
          <w:rPr>
            <w:noProof/>
            <w:webHidden/>
          </w:rPr>
        </w:r>
        <w:r w:rsidR="00384D59">
          <w:rPr>
            <w:noProof/>
            <w:webHidden/>
          </w:rPr>
          <w:fldChar w:fldCharType="separate"/>
        </w:r>
        <w:r w:rsidR="00384D59">
          <w:rPr>
            <w:noProof/>
            <w:webHidden/>
          </w:rPr>
          <w:t>1</w:t>
        </w:r>
        <w:r w:rsidR="00384D59">
          <w:rPr>
            <w:noProof/>
            <w:webHidden/>
          </w:rPr>
          <w:fldChar w:fldCharType="end"/>
        </w:r>
      </w:hyperlink>
    </w:p>
    <w:p w14:paraId="074950DD" w14:textId="77777777" w:rsidR="00384D59" w:rsidRDefault="00000000" w:rsidP="00384D59">
      <w:pPr>
        <w:pStyle w:val="Mucluc1"/>
        <w:rPr>
          <w:rFonts w:asciiTheme="minorHAnsi" w:eastAsiaTheme="minorEastAsia" w:hAnsiTheme="minorHAnsi"/>
          <w:noProof/>
          <w:kern w:val="2"/>
          <w:sz w:val="22"/>
          <w:lang w:eastAsia="vi-VN"/>
          <w14:ligatures w14:val="standardContextual"/>
        </w:rPr>
      </w:pPr>
      <w:hyperlink w:anchor="_Toc138626337" w:history="1">
        <w:r w:rsidR="00384D59" w:rsidRPr="00DE2D13">
          <w:rPr>
            <w:rStyle w:val="Siuktni"/>
            <w:rFonts w:ascii="Times New Roman" w:eastAsia="Times New Roman" w:hAnsi="Times New Roman" w:cs="Times New Roman"/>
            <w:noProof/>
            <w:lang w:val="en-US"/>
          </w:rPr>
          <w:t>1.2.1 SCENARIO</w:t>
        </w:r>
        <w:r w:rsidR="00384D59">
          <w:rPr>
            <w:noProof/>
            <w:webHidden/>
          </w:rPr>
          <w:tab/>
        </w:r>
        <w:r w:rsidR="00384D59">
          <w:rPr>
            <w:noProof/>
            <w:webHidden/>
          </w:rPr>
          <w:fldChar w:fldCharType="begin"/>
        </w:r>
        <w:r w:rsidR="00384D59">
          <w:rPr>
            <w:noProof/>
            <w:webHidden/>
          </w:rPr>
          <w:instrText xml:space="preserve"> PAGEREF _Toc138626337 \h </w:instrText>
        </w:r>
        <w:r w:rsidR="00384D59">
          <w:rPr>
            <w:noProof/>
            <w:webHidden/>
          </w:rPr>
        </w:r>
        <w:r w:rsidR="00384D59">
          <w:rPr>
            <w:noProof/>
            <w:webHidden/>
          </w:rPr>
          <w:fldChar w:fldCharType="separate"/>
        </w:r>
        <w:r w:rsidR="00384D59">
          <w:rPr>
            <w:noProof/>
            <w:webHidden/>
          </w:rPr>
          <w:t>2</w:t>
        </w:r>
        <w:r w:rsidR="00384D59">
          <w:rPr>
            <w:noProof/>
            <w:webHidden/>
          </w:rPr>
          <w:fldChar w:fldCharType="end"/>
        </w:r>
      </w:hyperlink>
    </w:p>
    <w:p w14:paraId="22AFE4E9" w14:textId="77777777" w:rsidR="00384D59" w:rsidRDefault="00000000" w:rsidP="00384D59">
      <w:pPr>
        <w:pStyle w:val="Mucluc1"/>
        <w:rPr>
          <w:rFonts w:asciiTheme="minorHAnsi" w:eastAsiaTheme="minorEastAsia" w:hAnsiTheme="minorHAnsi"/>
          <w:noProof/>
          <w:kern w:val="2"/>
          <w:sz w:val="22"/>
          <w:lang w:eastAsia="vi-VN"/>
          <w14:ligatures w14:val="standardContextual"/>
        </w:rPr>
      </w:pPr>
      <w:hyperlink w:anchor="_Toc138626338" w:history="1">
        <w:r w:rsidR="00384D59" w:rsidRPr="00DE2D13">
          <w:rPr>
            <w:rStyle w:val="Siuktni"/>
            <w:rFonts w:ascii="Times New Roman" w:hAnsi="Times New Roman" w:cs="Times New Roman"/>
            <w:noProof/>
            <w:lang w:val="en-US"/>
          </w:rPr>
          <w:t>1.2.2. RELATED PARTIES</w:t>
        </w:r>
        <w:r w:rsidR="00384D59">
          <w:rPr>
            <w:noProof/>
            <w:webHidden/>
          </w:rPr>
          <w:tab/>
        </w:r>
        <w:r w:rsidR="00384D59">
          <w:rPr>
            <w:noProof/>
            <w:webHidden/>
          </w:rPr>
          <w:fldChar w:fldCharType="begin"/>
        </w:r>
        <w:r w:rsidR="00384D59">
          <w:rPr>
            <w:noProof/>
            <w:webHidden/>
          </w:rPr>
          <w:instrText xml:space="preserve"> PAGEREF _Toc138626338 \h </w:instrText>
        </w:r>
        <w:r w:rsidR="00384D59">
          <w:rPr>
            <w:noProof/>
            <w:webHidden/>
          </w:rPr>
        </w:r>
        <w:r w:rsidR="00384D59">
          <w:rPr>
            <w:noProof/>
            <w:webHidden/>
          </w:rPr>
          <w:fldChar w:fldCharType="separate"/>
        </w:r>
        <w:r w:rsidR="00384D59">
          <w:rPr>
            <w:noProof/>
            <w:webHidden/>
          </w:rPr>
          <w:t>2</w:t>
        </w:r>
        <w:r w:rsidR="00384D59">
          <w:rPr>
            <w:noProof/>
            <w:webHidden/>
          </w:rPr>
          <w:fldChar w:fldCharType="end"/>
        </w:r>
      </w:hyperlink>
    </w:p>
    <w:p w14:paraId="50ED8214" w14:textId="77777777" w:rsidR="00384D59" w:rsidRDefault="00000000" w:rsidP="00384D59">
      <w:pPr>
        <w:pStyle w:val="Mucluc1"/>
        <w:rPr>
          <w:rFonts w:asciiTheme="minorHAnsi" w:eastAsiaTheme="minorEastAsia" w:hAnsiTheme="minorHAnsi"/>
          <w:noProof/>
          <w:kern w:val="2"/>
          <w:sz w:val="22"/>
          <w:lang w:eastAsia="vi-VN"/>
          <w14:ligatures w14:val="standardContextual"/>
        </w:rPr>
      </w:pPr>
      <w:hyperlink w:anchor="_Toc138626339" w:history="1">
        <w:r w:rsidR="00384D59" w:rsidRPr="00DE2D13">
          <w:rPr>
            <w:rStyle w:val="Siuktni"/>
            <w:rFonts w:ascii="Times New Roman" w:hAnsi="Times New Roman" w:cs="Times New Roman"/>
            <w:noProof/>
            <w:lang w:val="en-US"/>
          </w:rPr>
          <w:t>1.2.3. PROTECTION ASSETS</w:t>
        </w:r>
        <w:r w:rsidR="00384D59">
          <w:rPr>
            <w:noProof/>
            <w:webHidden/>
          </w:rPr>
          <w:tab/>
        </w:r>
        <w:r w:rsidR="00384D59">
          <w:rPr>
            <w:noProof/>
            <w:webHidden/>
          </w:rPr>
          <w:fldChar w:fldCharType="begin"/>
        </w:r>
        <w:r w:rsidR="00384D59">
          <w:rPr>
            <w:noProof/>
            <w:webHidden/>
          </w:rPr>
          <w:instrText xml:space="preserve"> PAGEREF _Toc138626339 \h </w:instrText>
        </w:r>
        <w:r w:rsidR="00384D59">
          <w:rPr>
            <w:noProof/>
            <w:webHidden/>
          </w:rPr>
        </w:r>
        <w:r w:rsidR="00384D59">
          <w:rPr>
            <w:noProof/>
            <w:webHidden/>
          </w:rPr>
          <w:fldChar w:fldCharType="separate"/>
        </w:r>
        <w:r w:rsidR="00384D59">
          <w:rPr>
            <w:noProof/>
            <w:webHidden/>
          </w:rPr>
          <w:t>3</w:t>
        </w:r>
        <w:r w:rsidR="00384D59">
          <w:rPr>
            <w:noProof/>
            <w:webHidden/>
          </w:rPr>
          <w:fldChar w:fldCharType="end"/>
        </w:r>
      </w:hyperlink>
    </w:p>
    <w:p w14:paraId="42A42563" w14:textId="77777777" w:rsidR="00384D59" w:rsidRDefault="00000000" w:rsidP="00384D59">
      <w:pPr>
        <w:pStyle w:val="Mucluc1"/>
        <w:rPr>
          <w:rFonts w:asciiTheme="minorHAnsi" w:eastAsiaTheme="minorEastAsia" w:hAnsiTheme="minorHAnsi"/>
          <w:noProof/>
          <w:kern w:val="2"/>
          <w:sz w:val="22"/>
          <w:lang w:eastAsia="vi-VN"/>
          <w14:ligatures w14:val="standardContextual"/>
        </w:rPr>
      </w:pPr>
      <w:hyperlink w:anchor="_Toc138626340" w:history="1">
        <w:r w:rsidR="00384D59" w:rsidRPr="00DE2D13">
          <w:rPr>
            <w:rStyle w:val="Siuktni"/>
            <w:rFonts w:ascii="Times New Roman" w:hAnsi="Times New Roman" w:cs="Times New Roman"/>
            <w:noProof/>
            <w:lang w:val="en-US"/>
          </w:rPr>
          <w:t>1.2.4. SECURITY GOALS</w:t>
        </w:r>
        <w:r w:rsidR="00384D59">
          <w:rPr>
            <w:noProof/>
            <w:webHidden/>
          </w:rPr>
          <w:tab/>
        </w:r>
        <w:r w:rsidR="00384D59">
          <w:rPr>
            <w:noProof/>
            <w:webHidden/>
          </w:rPr>
          <w:fldChar w:fldCharType="begin"/>
        </w:r>
        <w:r w:rsidR="00384D59">
          <w:rPr>
            <w:noProof/>
            <w:webHidden/>
          </w:rPr>
          <w:instrText xml:space="preserve"> PAGEREF _Toc138626340 \h </w:instrText>
        </w:r>
        <w:r w:rsidR="00384D59">
          <w:rPr>
            <w:noProof/>
            <w:webHidden/>
          </w:rPr>
        </w:r>
        <w:r w:rsidR="00384D59">
          <w:rPr>
            <w:noProof/>
            <w:webHidden/>
          </w:rPr>
          <w:fldChar w:fldCharType="separate"/>
        </w:r>
        <w:r w:rsidR="00384D59">
          <w:rPr>
            <w:noProof/>
            <w:webHidden/>
          </w:rPr>
          <w:t>3</w:t>
        </w:r>
        <w:r w:rsidR="00384D59">
          <w:rPr>
            <w:noProof/>
            <w:webHidden/>
          </w:rPr>
          <w:fldChar w:fldCharType="end"/>
        </w:r>
      </w:hyperlink>
    </w:p>
    <w:p w14:paraId="2E3B24ED" w14:textId="77777777" w:rsidR="00384D59" w:rsidRDefault="00000000" w:rsidP="00384D59">
      <w:pPr>
        <w:pStyle w:val="Mucluc1"/>
        <w:rPr>
          <w:rFonts w:asciiTheme="minorHAnsi" w:eastAsiaTheme="minorEastAsia" w:hAnsiTheme="minorHAnsi"/>
          <w:noProof/>
          <w:kern w:val="2"/>
          <w:sz w:val="22"/>
          <w:lang w:eastAsia="vi-VN"/>
          <w14:ligatures w14:val="standardContextual"/>
        </w:rPr>
      </w:pPr>
      <w:hyperlink w:anchor="_Toc138626341" w:history="1">
        <w:r w:rsidR="00384D59" w:rsidRPr="00DE2D13">
          <w:rPr>
            <w:rStyle w:val="Siuktni"/>
            <w:rFonts w:ascii="Times New Roman" w:eastAsia="Times New Roman" w:hAnsi="Times New Roman" w:cs="Times New Roman"/>
            <w:noProof/>
            <w:lang w:val="en-US"/>
          </w:rPr>
          <w:t>2.</w:t>
        </w:r>
        <w:r w:rsidR="00384D59" w:rsidRPr="00DE2D13">
          <w:rPr>
            <w:rStyle w:val="Siuktni"/>
            <w:rFonts w:ascii="Times New Roman" w:hAnsi="Times New Roman" w:cs="Times New Roman"/>
            <w:noProof/>
            <w:lang w:val="en-US"/>
          </w:rPr>
          <w:t xml:space="preserve">   SOLUTION</w:t>
        </w:r>
        <w:r w:rsidR="00384D59">
          <w:rPr>
            <w:noProof/>
            <w:webHidden/>
          </w:rPr>
          <w:tab/>
        </w:r>
        <w:r w:rsidR="00384D59">
          <w:rPr>
            <w:noProof/>
            <w:webHidden/>
          </w:rPr>
          <w:fldChar w:fldCharType="begin"/>
        </w:r>
        <w:r w:rsidR="00384D59">
          <w:rPr>
            <w:noProof/>
            <w:webHidden/>
          </w:rPr>
          <w:instrText xml:space="preserve"> PAGEREF _Toc138626341 \h </w:instrText>
        </w:r>
        <w:r w:rsidR="00384D59">
          <w:rPr>
            <w:noProof/>
            <w:webHidden/>
          </w:rPr>
        </w:r>
        <w:r w:rsidR="00384D59">
          <w:rPr>
            <w:noProof/>
            <w:webHidden/>
          </w:rPr>
          <w:fldChar w:fldCharType="separate"/>
        </w:r>
        <w:r w:rsidR="00384D59">
          <w:rPr>
            <w:noProof/>
            <w:webHidden/>
          </w:rPr>
          <w:t>4</w:t>
        </w:r>
        <w:r w:rsidR="00384D59">
          <w:rPr>
            <w:noProof/>
            <w:webHidden/>
          </w:rPr>
          <w:fldChar w:fldCharType="end"/>
        </w:r>
      </w:hyperlink>
    </w:p>
    <w:p w14:paraId="2E046965" w14:textId="77777777" w:rsidR="00384D59" w:rsidRDefault="00000000" w:rsidP="00384D59">
      <w:pPr>
        <w:pStyle w:val="Mucluc1"/>
        <w:rPr>
          <w:rFonts w:asciiTheme="minorHAnsi" w:eastAsiaTheme="minorEastAsia" w:hAnsiTheme="minorHAnsi"/>
          <w:noProof/>
          <w:kern w:val="2"/>
          <w:sz w:val="22"/>
          <w:lang w:eastAsia="vi-VN"/>
          <w14:ligatures w14:val="standardContextual"/>
        </w:rPr>
      </w:pPr>
      <w:hyperlink w:anchor="_Toc138626342" w:history="1">
        <w:r w:rsidR="00384D59" w:rsidRPr="00DE2D13">
          <w:rPr>
            <w:rStyle w:val="Siuktni"/>
            <w:noProof/>
            <w:lang w:val="en-US"/>
          </w:rPr>
          <w:t>2.1. OVERVIEW SOLUTION</w:t>
        </w:r>
        <w:r w:rsidR="00384D59">
          <w:rPr>
            <w:noProof/>
            <w:webHidden/>
          </w:rPr>
          <w:tab/>
        </w:r>
        <w:r w:rsidR="00384D59">
          <w:rPr>
            <w:noProof/>
            <w:webHidden/>
          </w:rPr>
          <w:fldChar w:fldCharType="begin"/>
        </w:r>
        <w:r w:rsidR="00384D59">
          <w:rPr>
            <w:noProof/>
            <w:webHidden/>
          </w:rPr>
          <w:instrText xml:space="preserve"> PAGEREF _Toc138626342 \h </w:instrText>
        </w:r>
        <w:r w:rsidR="00384D59">
          <w:rPr>
            <w:noProof/>
            <w:webHidden/>
          </w:rPr>
        </w:r>
        <w:r w:rsidR="00384D59">
          <w:rPr>
            <w:noProof/>
            <w:webHidden/>
          </w:rPr>
          <w:fldChar w:fldCharType="separate"/>
        </w:r>
        <w:r w:rsidR="00384D59">
          <w:rPr>
            <w:noProof/>
            <w:webHidden/>
          </w:rPr>
          <w:t>4</w:t>
        </w:r>
        <w:r w:rsidR="00384D59">
          <w:rPr>
            <w:noProof/>
            <w:webHidden/>
          </w:rPr>
          <w:fldChar w:fldCharType="end"/>
        </w:r>
      </w:hyperlink>
    </w:p>
    <w:p w14:paraId="7A4C2499" w14:textId="77777777" w:rsidR="00384D59" w:rsidRDefault="00000000" w:rsidP="00384D59">
      <w:pPr>
        <w:pStyle w:val="Mucluc1"/>
        <w:rPr>
          <w:rFonts w:asciiTheme="minorHAnsi" w:eastAsiaTheme="minorEastAsia" w:hAnsiTheme="minorHAnsi"/>
          <w:noProof/>
          <w:kern w:val="2"/>
          <w:sz w:val="22"/>
          <w:lang w:eastAsia="vi-VN"/>
          <w14:ligatures w14:val="standardContextual"/>
        </w:rPr>
      </w:pPr>
      <w:hyperlink w:anchor="_Toc138626343" w:history="1">
        <w:r w:rsidR="00384D59" w:rsidRPr="00DE2D13">
          <w:rPr>
            <w:rStyle w:val="Siuktni"/>
            <w:noProof/>
            <w:lang w:val="en-US"/>
          </w:rPr>
          <w:t>2.2. CRYSTAL-DILITHIUM DIGITAL SIGNATURE</w:t>
        </w:r>
        <w:r w:rsidR="00384D59">
          <w:rPr>
            <w:noProof/>
            <w:webHidden/>
          </w:rPr>
          <w:tab/>
        </w:r>
        <w:r w:rsidR="00384D59">
          <w:rPr>
            <w:noProof/>
            <w:webHidden/>
          </w:rPr>
          <w:fldChar w:fldCharType="begin"/>
        </w:r>
        <w:r w:rsidR="00384D59">
          <w:rPr>
            <w:noProof/>
            <w:webHidden/>
          </w:rPr>
          <w:instrText xml:space="preserve"> PAGEREF _Toc138626343 \h </w:instrText>
        </w:r>
        <w:r w:rsidR="00384D59">
          <w:rPr>
            <w:noProof/>
            <w:webHidden/>
          </w:rPr>
        </w:r>
        <w:r w:rsidR="00384D59">
          <w:rPr>
            <w:noProof/>
            <w:webHidden/>
          </w:rPr>
          <w:fldChar w:fldCharType="separate"/>
        </w:r>
        <w:r w:rsidR="00384D59">
          <w:rPr>
            <w:noProof/>
            <w:webHidden/>
          </w:rPr>
          <w:t>4</w:t>
        </w:r>
        <w:r w:rsidR="00384D59">
          <w:rPr>
            <w:noProof/>
            <w:webHidden/>
          </w:rPr>
          <w:fldChar w:fldCharType="end"/>
        </w:r>
      </w:hyperlink>
    </w:p>
    <w:p w14:paraId="56250AC6" w14:textId="77777777" w:rsidR="00384D59" w:rsidRDefault="00000000" w:rsidP="00384D59">
      <w:pPr>
        <w:pStyle w:val="Mucluc1"/>
        <w:rPr>
          <w:rFonts w:asciiTheme="minorHAnsi" w:eastAsiaTheme="minorEastAsia" w:hAnsiTheme="minorHAnsi"/>
          <w:noProof/>
          <w:kern w:val="2"/>
          <w:sz w:val="22"/>
          <w:lang w:eastAsia="vi-VN"/>
          <w14:ligatures w14:val="standardContextual"/>
        </w:rPr>
      </w:pPr>
      <w:hyperlink w:anchor="_Toc138626344" w:history="1">
        <w:r w:rsidR="00384D59" w:rsidRPr="00DE2D13">
          <w:rPr>
            <w:rStyle w:val="Siuktni"/>
            <w:bCs/>
            <w:noProof/>
          </w:rPr>
          <w:t>3. IMPLEMENTATION</w:t>
        </w:r>
        <w:r w:rsidR="00384D59">
          <w:rPr>
            <w:noProof/>
            <w:webHidden/>
          </w:rPr>
          <w:tab/>
        </w:r>
        <w:r w:rsidR="00384D59">
          <w:rPr>
            <w:noProof/>
            <w:webHidden/>
          </w:rPr>
          <w:fldChar w:fldCharType="begin"/>
        </w:r>
        <w:r w:rsidR="00384D59">
          <w:rPr>
            <w:noProof/>
            <w:webHidden/>
          </w:rPr>
          <w:instrText xml:space="preserve"> PAGEREF _Toc138626344 \h </w:instrText>
        </w:r>
        <w:r w:rsidR="00384D59">
          <w:rPr>
            <w:noProof/>
            <w:webHidden/>
          </w:rPr>
        </w:r>
        <w:r w:rsidR="00384D59">
          <w:rPr>
            <w:noProof/>
            <w:webHidden/>
          </w:rPr>
          <w:fldChar w:fldCharType="separate"/>
        </w:r>
        <w:r w:rsidR="00384D59">
          <w:rPr>
            <w:noProof/>
            <w:webHidden/>
          </w:rPr>
          <w:t>6</w:t>
        </w:r>
        <w:r w:rsidR="00384D59">
          <w:rPr>
            <w:noProof/>
            <w:webHidden/>
          </w:rPr>
          <w:fldChar w:fldCharType="end"/>
        </w:r>
      </w:hyperlink>
    </w:p>
    <w:p w14:paraId="661B3E3F" w14:textId="77777777" w:rsidR="00384D59" w:rsidRDefault="00000000" w:rsidP="00384D59">
      <w:pPr>
        <w:pStyle w:val="Mucluc1"/>
        <w:rPr>
          <w:rFonts w:asciiTheme="minorHAnsi" w:eastAsiaTheme="minorEastAsia" w:hAnsiTheme="minorHAnsi"/>
          <w:noProof/>
          <w:kern w:val="2"/>
          <w:sz w:val="22"/>
          <w:lang w:eastAsia="vi-VN"/>
          <w14:ligatures w14:val="standardContextual"/>
        </w:rPr>
      </w:pPr>
      <w:hyperlink w:anchor="_Toc138626345" w:history="1">
        <w:r w:rsidR="00384D59" w:rsidRPr="00DE2D13">
          <w:rPr>
            <w:rStyle w:val="Siuktni"/>
            <w:rFonts w:cs="Times New Roman"/>
            <w:noProof/>
            <w:lang w:val="en-US"/>
          </w:rPr>
          <w:t>3.1. TOOLS AND RESOURCES</w:t>
        </w:r>
        <w:r w:rsidR="00384D59">
          <w:rPr>
            <w:noProof/>
            <w:webHidden/>
          </w:rPr>
          <w:tab/>
        </w:r>
        <w:r w:rsidR="00384D59">
          <w:rPr>
            <w:noProof/>
            <w:webHidden/>
          </w:rPr>
          <w:fldChar w:fldCharType="begin"/>
        </w:r>
        <w:r w:rsidR="00384D59">
          <w:rPr>
            <w:noProof/>
            <w:webHidden/>
          </w:rPr>
          <w:instrText xml:space="preserve"> PAGEREF _Toc138626345 \h </w:instrText>
        </w:r>
        <w:r w:rsidR="00384D59">
          <w:rPr>
            <w:noProof/>
            <w:webHidden/>
          </w:rPr>
        </w:r>
        <w:r w:rsidR="00384D59">
          <w:rPr>
            <w:noProof/>
            <w:webHidden/>
          </w:rPr>
          <w:fldChar w:fldCharType="separate"/>
        </w:r>
        <w:r w:rsidR="00384D59">
          <w:rPr>
            <w:noProof/>
            <w:webHidden/>
          </w:rPr>
          <w:t>6</w:t>
        </w:r>
        <w:r w:rsidR="00384D59">
          <w:rPr>
            <w:noProof/>
            <w:webHidden/>
          </w:rPr>
          <w:fldChar w:fldCharType="end"/>
        </w:r>
      </w:hyperlink>
    </w:p>
    <w:p w14:paraId="3E2FDB71" w14:textId="77777777" w:rsidR="00384D59" w:rsidRDefault="00000000" w:rsidP="00384D59">
      <w:pPr>
        <w:pStyle w:val="Mucluc1"/>
        <w:rPr>
          <w:rFonts w:asciiTheme="minorHAnsi" w:eastAsiaTheme="minorEastAsia" w:hAnsiTheme="minorHAnsi"/>
          <w:noProof/>
          <w:kern w:val="2"/>
          <w:sz w:val="22"/>
          <w:lang w:eastAsia="vi-VN"/>
          <w14:ligatures w14:val="standardContextual"/>
        </w:rPr>
      </w:pPr>
      <w:hyperlink w:anchor="_Toc138626346" w:history="1">
        <w:r w:rsidR="00384D59" w:rsidRPr="00DE2D13">
          <w:rPr>
            <w:rStyle w:val="Siuktni"/>
            <w:noProof/>
            <w:lang w:val="en-US"/>
          </w:rPr>
          <w:t>3.2. DESIGN AND CODE</w:t>
        </w:r>
        <w:r w:rsidR="00384D59">
          <w:rPr>
            <w:noProof/>
            <w:webHidden/>
          </w:rPr>
          <w:tab/>
        </w:r>
        <w:r w:rsidR="00384D59">
          <w:rPr>
            <w:noProof/>
            <w:webHidden/>
          </w:rPr>
          <w:fldChar w:fldCharType="begin"/>
        </w:r>
        <w:r w:rsidR="00384D59">
          <w:rPr>
            <w:noProof/>
            <w:webHidden/>
          </w:rPr>
          <w:instrText xml:space="preserve"> PAGEREF _Toc138626346 \h </w:instrText>
        </w:r>
        <w:r w:rsidR="00384D59">
          <w:rPr>
            <w:noProof/>
            <w:webHidden/>
          </w:rPr>
        </w:r>
        <w:r w:rsidR="00384D59">
          <w:rPr>
            <w:noProof/>
            <w:webHidden/>
          </w:rPr>
          <w:fldChar w:fldCharType="separate"/>
        </w:r>
        <w:r w:rsidR="00384D59">
          <w:rPr>
            <w:noProof/>
            <w:webHidden/>
          </w:rPr>
          <w:t>6</w:t>
        </w:r>
        <w:r w:rsidR="00384D59">
          <w:rPr>
            <w:noProof/>
            <w:webHidden/>
          </w:rPr>
          <w:fldChar w:fldCharType="end"/>
        </w:r>
      </w:hyperlink>
    </w:p>
    <w:p w14:paraId="4D024EC0" w14:textId="77777777" w:rsidR="00384D59" w:rsidRDefault="00000000" w:rsidP="00384D59">
      <w:pPr>
        <w:pStyle w:val="Mucluc1"/>
        <w:rPr>
          <w:rFonts w:asciiTheme="minorHAnsi" w:eastAsiaTheme="minorEastAsia" w:hAnsiTheme="minorHAnsi"/>
          <w:noProof/>
          <w:kern w:val="2"/>
          <w:sz w:val="22"/>
          <w:lang w:eastAsia="vi-VN"/>
          <w14:ligatures w14:val="standardContextual"/>
        </w:rPr>
      </w:pPr>
      <w:hyperlink w:anchor="_Toc138626347" w:history="1">
        <w:r w:rsidR="00384D59" w:rsidRPr="00DE2D13">
          <w:rPr>
            <w:rStyle w:val="Siuktni"/>
            <w:noProof/>
            <w:lang w:val="en-US"/>
          </w:rPr>
          <w:t>3.2.1 SYSTEM DESIGN</w:t>
        </w:r>
        <w:r w:rsidR="00384D59">
          <w:rPr>
            <w:noProof/>
            <w:webHidden/>
          </w:rPr>
          <w:tab/>
        </w:r>
        <w:r w:rsidR="00384D59">
          <w:rPr>
            <w:noProof/>
            <w:webHidden/>
          </w:rPr>
          <w:fldChar w:fldCharType="begin"/>
        </w:r>
        <w:r w:rsidR="00384D59">
          <w:rPr>
            <w:noProof/>
            <w:webHidden/>
          </w:rPr>
          <w:instrText xml:space="preserve"> PAGEREF _Toc138626347 \h </w:instrText>
        </w:r>
        <w:r w:rsidR="00384D59">
          <w:rPr>
            <w:noProof/>
            <w:webHidden/>
          </w:rPr>
        </w:r>
        <w:r w:rsidR="00384D59">
          <w:rPr>
            <w:noProof/>
            <w:webHidden/>
          </w:rPr>
          <w:fldChar w:fldCharType="separate"/>
        </w:r>
        <w:r w:rsidR="00384D59">
          <w:rPr>
            <w:noProof/>
            <w:webHidden/>
          </w:rPr>
          <w:t>6</w:t>
        </w:r>
        <w:r w:rsidR="00384D59">
          <w:rPr>
            <w:noProof/>
            <w:webHidden/>
          </w:rPr>
          <w:fldChar w:fldCharType="end"/>
        </w:r>
      </w:hyperlink>
    </w:p>
    <w:p w14:paraId="6C93E746" w14:textId="77777777" w:rsidR="00384D59" w:rsidRDefault="00000000" w:rsidP="00384D59">
      <w:pPr>
        <w:pStyle w:val="Mucluc1"/>
        <w:rPr>
          <w:rFonts w:asciiTheme="minorHAnsi" w:eastAsiaTheme="minorEastAsia" w:hAnsiTheme="minorHAnsi"/>
          <w:noProof/>
          <w:kern w:val="2"/>
          <w:sz w:val="22"/>
          <w:lang w:eastAsia="vi-VN"/>
          <w14:ligatures w14:val="standardContextual"/>
        </w:rPr>
      </w:pPr>
      <w:hyperlink w:anchor="_Toc138626348" w:history="1">
        <w:r w:rsidR="00384D59" w:rsidRPr="00DE2D13">
          <w:rPr>
            <w:rStyle w:val="Siuktni"/>
            <w:noProof/>
            <w:lang w:val="en-US"/>
          </w:rPr>
          <w:t>3.2.2 SELLER</w:t>
        </w:r>
        <w:r w:rsidR="00384D59">
          <w:rPr>
            <w:noProof/>
            <w:webHidden/>
          </w:rPr>
          <w:tab/>
        </w:r>
        <w:r w:rsidR="00384D59">
          <w:rPr>
            <w:noProof/>
            <w:webHidden/>
          </w:rPr>
          <w:fldChar w:fldCharType="begin"/>
        </w:r>
        <w:r w:rsidR="00384D59">
          <w:rPr>
            <w:noProof/>
            <w:webHidden/>
          </w:rPr>
          <w:instrText xml:space="preserve"> PAGEREF _Toc138626348 \h </w:instrText>
        </w:r>
        <w:r w:rsidR="00384D59">
          <w:rPr>
            <w:noProof/>
            <w:webHidden/>
          </w:rPr>
        </w:r>
        <w:r w:rsidR="00384D59">
          <w:rPr>
            <w:noProof/>
            <w:webHidden/>
          </w:rPr>
          <w:fldChar w:fldCharType="separate"/>
        </w:r>
        <w:r w:rsidR="00384D59">
          <w:rPr>
            <w:noProof/>
            <w:webHidden/>
          </w:rPr>
          <w:t>7</w:t>
        </w:r>
        <w:r w:rsidR="00384D59">
          <w:rPr>
            <w:noProof/>
            <w:webHidden/>
          </w:rPr>
          <w:fldChar w:fldCharType="end"/>
        </w:r>
      </w:hyperlink>
    </w:p>
    <w:p w14:paraId="011C6C3C" w14:textId="77777777" w:rsidR="00384D59" w:rsidRDefault="00000000" w:rsidP="00384D59">
      <w:pPr>
        <w:pStyle w:val="Mucluc1"/>
        <w:rPr>
          <w:rFonts w:asciiTheme="minorHAnsi" w:eastAsiaTheme="minorEastAsia" w:hAnsiTheme="minorHAnsi"/>
          <w:noProof/>
          <w:kern w:val="2"/>
          <w:sz w:val="22"/>
          <w:lang w:eastAsia="vi-VN"/>
          <w14:ligatures w14:val="standardContextual"/>
        </w:rPr>
      </w:pPr>
      <w:hyperlink w:anchor="_Toc138626349" w:history="1">
        <w:r w:rsidR="00384D59" w:rsidRPr="00DE2D13">
          <w:rPr>
            <w:rStyle w:val="Siuktni"/>
            <w:noProof/>
            <w:lang w:val="en-US"/>
          </w:rPr>
          <w:t>3.2.3 BUYER</w:t>
        </w:r>
        <w:r w:rsidR="00384D59">
          <w:rPr>
            <w:noProof/>
            <w:webHidden/>
          </w:rPr>
          <w:tab/>
        </w:r>
        <w:r w:rsidR="00384D59">
          <w:rPr>
            <w:noProof/>
            <w:webHidden/>
          </w:rPr>
          <w:fldChar w:fldCharType="begin"/>
        </w:r>
        <w:r w:rsidR="00384D59">
          <w:rPr>
            <w:noProof/>
            <w:webHidden/>
          </w:rPr>
          <w:instrText xml:space="preserve"> PAGEREF _Toc138626349 \h </w:instrText>
        </w:r>
        <w:r w:rsidR="00384D59">
          <w:rPr>
            <w:noProof/>
            <w:webHidden/>
          </w:rPr>
        </w:r>
        <w:r w:rsidR="00384D59">
          <w:rPr>
            <w:noProof/>
            <w:webHidden/>
          </w:rPr>
          <w:fldChar w:fldCharType="separate"/>
        </w:r>
        <w:r w:rsidR="00384D59">
          <w:rPr>
            <w:noProof/>
            <w:webHidden/>
          </w:rPr>
          <w:t>10</w:t>
        </w:r>
        <w:r w:rsidR="00384D59">
          <w:rPr>
            <w:noProof/>
            <w:webHidden/>
          </w:rPr>
          <w:fldChar w:fldCharType="end"/>
        </w:r>
      </w:hyperlink>
    </w:p>
    <w:p w14:paraId="3A70DA64" w14:textId="77777777" w:rsidR="00384D59" w:rsidRDefault="00000000" w:rsidP="00384D59">
      <w:pPr>
        <w:pStyle w:val="Mucluc1"/>
        <w:rPr>
          <w:rFonts w:asciiTheme="minorHAnsi" w:eastAsiaTheme="minorEastAsia" w:hAnsiTheme="minorHAnsi"/>
          <w:noProof/>
          <w:kern w:val="2"/>
          <w:sz w:val="22"/>
          <w:lang w:eastAsia="vi-VN"/>
          <w14:ligatures w14:val="standardContextual"/>
        </w:rPr>
      </w:pPr>
      <w:hyperlink w:anchor="_Toc138626350" w:history="1">
        <w:r w:rsidR="00384D59" w:rsidRPr="00DE2D13">
          <w:rPr>
            <w:rStyle w:val="Siuktni"/>
            <w:noProof/>
            <w:lang w:val="en-US"/>
          </w:rPr>
          <w:t>3.2.4 BANK</w:t>
        </w:r>
        <w:r w:rsidR="00384D59">
          <w:rPr>
            <w:noProof/>
            <w:webHidden/>
          </w:rPr>
          <w:tab/>
        </w:r>
        <w:r w:rsidR="00384D59">
          <w:rPr>
            <w:noProof/>
            <w:webHidden/>
          </w:rPr>
          <w:fldChar w:fldCharType="begin"/>
        </w:r>
        <w:r w:rsidR="00384D59">
          <w:rPr>
            <w:noProof/>
            <w:webHidden/>
          </w:rPr>
          <w:instrText xml:space="preserve"> PAGEREF _Toc138626350 \h </w:instrText>
        </w:r>
        <w:r w:rsidR="00384D59">
          <w:rPr>
            <w:noProof/>
            <w:webHidden/>
          </w:rPr>
        </w:r>
        <w:r w:rsidR="00384D59">
          <w:rPr>
            <w:noProof/>
            <w:webHidden/>
          </w:rPr>
          <w:fldChar w:fldCharType="separate"/>
        </w:r>
        <w:r w:rsidR="00384D59">
          <w:rPr>
            <w:noProof/>
            <w:webHidden/>
          </w:rPr>
          <w:t>16</w:t>
        </w:r>
        <w:r w:rsidR="00384D59">
          <w:rPr>
            <w:noProof/>
            <w:webHidden/>
          </w:rPr>
          <w:fldChar w:fldCharType="end"/>
        </w:r>
      </w:hyperlink>
    </w:p>
    <w:p w14:paraId="167708B2" w14:textId="77777777" w:rsidR="00384D59" w:rsidRDefault="00000000" w:rsidP="00384D59">
      <w:pPr>
        <w:pStyle w:val="Mucluc1"/>
        <w:rPr>
          <w:rFonts w:asciiTheme="minorHAnsi" w:eastAsiaTheme="minorEastAsia" w:hAnsiTheme="minorHAnsi"/>
          <w:noProof/>
          <w:kern w:val="2"/>
          <w:sz w:val="22"/>
          <w:lang w:eastAsia="vi-VN"/>
          <w14:ligatures w14:val="standardContextual"/>
        </w:rPr>
      </w:pPr>
      <w:hyperlink w:anchor="_Toc138626351" w:history="1">
        <w:r w:rsidR="00384D59" w:rsidRPr="00DE2D13">
          <w:rPr>
            <w:rStyle w:val="Siuktni"/>
            <w:noProof/>
            <w:lang w:val="en-US"/>
          </w:rPr>
          <w:t>3.2.5.  DATABASE</w:t>
        </w:r>
        <w:r w:rsidR="00384D59">
          <w:rPr>
            <w:noProof/>
            <w:webHidden/>
          </w:rPr>
          <w:tab/>
        </w:r>
        <w:r w:rsidR="00384D59">
          <w:rPr>
            <w:noProof/>
            <w:webHidden/>
          </w:rPr>
          <w:fldChar w:fldCharType="begin"/>
        </w:r>
        <w:r w:rsidR="00384D59">
          <w:rPr>
            <w:noProof/>
            <w:webHidden/>
          </w:rPr>
          <w:instrText xml:space="preserve"> PAGEREF _Toc138626351 \h </w:instrText>
        </w:r>
        <w:r w:rsidR="00384D59">
          <w:rPr>
            <w:noProof/>
            <w:webHidden/>
          </w:rPr>
        </w:r>
        <w:r w:rsidR="00384D59">
          <w:rPr>
            <w:noProof/>
            <w:webHidden/>
          </w:rPr>
          <w:fldChar w:fldCharType="separate"/>
        </w:r>
        <w:r w:rsidR="00384D59">
          <w:rPr>
            <w:noProof/>
            <w:webHidden/>
          </w:rPr>
          <w:t>18</w:t>
        </w:r>
        <w:r w:rsidR="00384D59">
          <w:rPr>
            <w:noProof/>
            <w:webHidden/>
          </w:rPr>
          <w:fldChar w:fldCharType="end"/>
        </w:r>
      </w:hyperlink>
    </w:p>
    <w:p w14:paraId="6F9555D9" w14:textId="77777777" w:rsidR="00384D59" w:rsidRDefault="00000000" w:rsidP="00384D59">
      <w:pPr>
        <w:pStyle w:val="Mucluc1"/>
        <w:rPr>
          <w:rFonts w:asciiTheme="minorHAnsi" w:eastAsiaTheme="minorEastAsia" w:hAnsiTheme="minorHAnsi"/>
          <w:noProof/>
          <w:kern w:val="2"/>
          <w:sz w:val="22"/>
          <w:lang w:eastAsia="vi-VN"/>
          <w14:ligatures w14:val="standardContextual"/>
        </w:rPr>
      </w:pPr>
      <w:hyperlink w:anchor="_Toc138626352" w:history="1">
        <w:r w:rsidR="00384D59" w:rsidRPr="00DE2D13">
          <w:rPr>
            <w:rStyle w:val="Siuktni"/>
            <w:bCs/>
            <w:noProof/>
          </w:rPr>
          <w:t>4. Demo:</w:t>
        </w:r>
        <w:r w:rsidR="00384D59">
          <w:rPr>
            <w:noProof/>
            <w:webHidden/>
          </w:rPr>
          <w:tab/>
        </w:r>
        <w:r w:rsidR="00384D59">
          <w:rPr>
            <w:noProof/>
            <w:webHidden/>
          </w:rPr>
          <w:fldChar w:fldCharType="begin"/>
        </w:r>
        <w:r w:rsidR="00384D59">
          <w:rPr>
            <w:noProof/>
            <w:webHidden/>
          </w:rPr>
          <w:instrText xml:space="preserve"> PAGEREF _Toc138626352 \h </w:instrText>
        </w:r>
        <w:r w:rsidR="00384D59">
          <w:rPr>
            <w:noProof/>
            <w:webHidden/>
          </w:rPr>
        </w:r>
        <w:r w:rsidR="00384D59">
          <w:rPr>
            <w:noProof/>
            <w:webHidden/>
          </w:rPr>
          <w:fldChar w:fldCharType="separate"/>
        </w:r>
        <w:r w:rsidR="00384D59">
          <w:rPr>
            <w:noProof/>
            <w:webHidden/>
          </w:rPr>
          <w:t>19</w:t>
        </w:r>
        <w:r w:rsidR="00384D59">
          <w:rPr>
            <w:noProof/>
            <w:webHidden/>
          </w:rPr>
          <w:fldChar w:fldCharType="end"/>
        </w:r>
      </w:hyperlink>
    </w:p>
    <w:p w14:paraId="4F0B6715" w14:textId="77777777" w:rsidR="00384D59" w:rsidRDefault="00000000" w:rsidP="00384D59">
      <w:pPr>
        <w:pStyle w:val="Mucluc1"/>
        <w:rPr>
          <w:rFonts w:asciiTheme="minorHAnsi" w:eastAsiaTheme="minorEastAsia" w:hAnsiTheme="minorHAnsi"/>
          <w:noProof/>
          <w:kern w:val="2"/>
          <w:sz w:val="22"/>
          <w:lang w:eastAsia="vi-VN"/>
          <w14:ligatures w14:val="standardContextual"/>
        </w:rPr>
      </w:pPr>
      <w:hyperlink w:anchor="_Toc138626353" w:history="1">
        <w:r w:rsidR="00384D59" w:rsidRPr="00DE2D13">
          <w:rPr>
            <w:rStyle w:val="Siuktni"/>
            <w:bCs/>
            <w:noProof/>
          </w:rPr>
          <w:t>5. References:</w:t>
        </w:r>
        <w:r w:rsidR="00384D59">
          <w:rPr>
            <w:noProof/>
            <w:webHidden/>
          </w:rPr>
          <w:tab/>
        </w:r>
        <w:r w:rsidR="00384D59">
          <w:rPr>
            <w:noProof/>
            <w:webHidden/>
          </w:rPr>
          <w:fldChar w:fldCharType="begin"/>
        </w:r>
        <w:r w:rsidR="00384D59">
          <w:rPr>
            <w:noProof/>
            <w:webHidden/>
          </w:rPr>
          <w:instrText xml:space="preserve"> PAGEREF _Toc138626353 \h </w:instrText>
        </w:r>
        <w:r w:rsidR="00384D59">
          <w:rPr>
            <w:noProof/>
            <w:webHidden/>
          </w:rPr>
        </w:r>
        <w:r w:rsidR="00384D59">
          <w:rPr>
            <w:noProof/>
            <w:webHidden/>
          </w:rPr>
          <w:fldChar w:fldCharType="separate"/>
        </w:r>
        <w:r w:rsidR="00384D59">
          <w:rPr>
            <w:noProof/>
            <w:webHidden/>
          </w:rPr>
          <w:t>22</w:t>
        </w:r>
        <w:r w:rsidR="00384D59">
          <w:rPr>
            <w:noProof/>
            <w:webHidden/>
          </w:rPr>
          <w:fldChar w:fldCharType="end"/>
        </w:r>
      </w:hyperlink>
    </w:p>
    <w:p w14:paraId="037E7736" w14:textId="77777777" w:rsidR="00384D59" w:rsidRPr="00A5343C" w:rsidRDefault="00384D59" w:rsidP="00384D59">
      <w:pPr>
        <w:rPr>
          <w:rFonts w:ascii="Times New Roman" w:hAnsi="Times New Roman" w:cs="Times New Roman"/>
          <w:b/>
          <w:sz w:val="28"/>
          <w:szCs w:val="26"/>
        </w:rPr>
        <w:sectPr w:rsidR="00384D59" w:rsidRPr="00A5343C" w:rsidSect="00745672">
          <w:pgSz w:w="11906" w:h="16838"/>
          <w:pgMar w:top="1701" w:right="1134" w:bottom="1985" w:left="1985" w:header="708" w:footer="708" w:gutter="0"/>
          <w:cols w:space="708"/>
          <w:docGrid w:linePitch="360"/>
        </w:sectPr>
      </w:pPr>
      <w:r>
        <w:rPr>
          <w:b/>
          <w:sz w:val="28"/>
          <w:szCs w:val="26"/>
        </w:rPr>
        <w:fldChar w:fldCharType="end"/>
      </w:r>
    </w:p>
    <w:p w14:paraId="25AFF948" w14:textId="77777777" w:rsidR="00384D59" w:rsidRPr="00DC43AC" w:rsidRDefault="00384D59" w:rsidP="00384D59">
      <w:pPr>
        <w:spacing w:after="0"/>
        <w:rPr>
          <w:rFonts w:ascii="Times New Roman" w:eastAsia="Times New Roman" w:hAnsi="Times New Roman" w:cs="Times New Roman"/>
          <w:b/>
          <w:szCs w:val="26"/>
        </w:rPr>
      </w:pPr>
    </w:p>
    <w:p w14:paraId="6AFB0E81" w14:textId="77777777" w:rsidR="00384D59" w:rsidRPr="00071B51" w:rsidRDefault="00384D59" w:rsidP="00384D59">
      <w:pPr>
        <w:pStyle w:val="Tiu"/>
        <w:outlineLvl w:val="0"/>
        <w:rPr>
          <w:rFonts w:ascii="Times New Roman" w:hAnsi="Times New Roman" w:cs="Times New Roman"/>
          <w:sz w:val="36"/>
          <w:szCs w:val="36"/>
        </w:rPr>
      </w:pPr>
      <w:bookmarkStart w:id="2" w:name="_Toc138625930"/>
      <w:bookmarkStart w:id="3" w:name="_Toc138626228"/>
      <w:bookmarkStart w:id="4" w:name="_Toc138626333"/>
      <w:r w:rsidRPr="00071B51">
        <w:rPr>
          <w:rFonts w:ascii="Times New Roman" w:eastAsia="Times New Roman" w:hAnsi="Times New Roman" w:cs="Times New Roman"/>
          <w:b w:val="0"/>
          <w:bCs/>
          <w:sz w:val="36"/>
          <w:szCs w:val="36"/>
          <w:lang w:val="en-US"/>
        </w:rPr>
        <w:t>1.</w:t>
      </w:r>
      <w:r w:rsidRPr="00071B51">
        <w:rPr>
          <w:rFonts w:ascii="Times New Roman" w:hAnsi="Times New Roman" w:cs="Times New Roman"/>
          <w:sz w:val="36"/>
          <w:szCs w:val="36"/>
          <w:lang w:val="en-US"/>
        </w:rPr>
        <w:t xml:space="preserve">   INTRODUCE</w:t>
      </w:r>
      <w:bookmarkEnd w:id="2"/>
      <w:bookmarkEnd w:id="3"/>
      <w:bookmarkEnd w:id="4"/>
    </w:p>
    <w:p w14:paraId="3C68526A" w14:textId="77777777" w:rsidR="00384D59" w:rsidRPr="00071B51" w:rsidRDefault="00384D59" w:rsidP="00384D59">
      <w:pPr>
        <w:pStyle w:val="u2"/>
        <w:rPr>
          <w:rFonts w:ascii="Times New Roman" w:hAnsi="Times New Roman" w:cs="Times New Roman"/>
          <w:lang w:val="en-US"/>
        </w:rPr>
      </w:pPr>
      <w:bookmarkStart w:id="5" w:name="_Toc138625931"/>
      <w:bookmarkStart w:id="6" w:name="_Toc138626229"/>
      <w:bookmarkStart w:id="7" w:name="_Toc138626334"/>
      <w:r>
        <w:rPr>
          <w:rFonts w:ascii="Times New Roman" w:eastAsia="Times New Roman" w:hAnsi="Times New Roman" w:cs="Times New Roman"/>
          <w:lang w:val="en-US"/>
        </w:rPr>
        <w:t>OVERVIEW</w:t>
      </w:r>
      <w:bookmarkStart w:id="8" w:name="_Toc138625932"/>
      <w:bookmarkStart w:id="9" w:name="_Toc138626230"/>
      <w:bookmarkStart w:id="10" w:name="_Toc138626335"/>
      <w:bookmarkEnd w:id="5"/>
      <w:bookmarkEnd w:id="6"/>
      <w:bookmarkEnd w:id="7"/>
      <w:bookmarkEnd w:id="8"/>
      <w:bookmarkEnd w:id="9"/>
      <w:bookmarkEnd w:id="10"/>
    </w:p>
    <w:p w14:paraId="092E878D" w14:textId="77777777" w:rsidR="00384D59" w:rsidRDefault="00384D59" w:rsidP="00384D59">
      <w:pPr>
        <w:rPr>
          <w:rFonts w:ascii="Times New Roman" w:hAnsi="Times New Roman" w:cs="Times New Roman"/>
          <w:szCs w:val="26"/>
        </w:rPr>
      </w:pPr>
      <w:r w:rsidRPr="00497EA6">
        <w:rPr>
          <w:rFonts w:ascii="Times New Roman" w:hAnsi="Times New Roman" w:cs="Times New Roman"/>
          <w:szCs w:val="26"/>
        </w:rPr>
        <w:t>In the digital age, e-commerce is becoming an essential part of the global economy. However, ensuring information security in e-commerce remains a major challenge for businesses and customers.</w:t>
      </w:r>
    </w:p>
    <w:p w14:paraId="5912D3EF" w14:textId="77777777" w:rsidR="00384D59" w:rsidRDefault="00384D59" w:rsidP="00384D59">
      <w:pPr>
        <w:rPr>
          <w:rFonts w:ascii="Times New Roman" w:hAnsi="Times New Roman" w:cs="Times New Roman"/>
          <w:szCs w:val="26"/>
        </w:rPr>
      </w:pPr>
      <w:r w:rsidRPr="00497EA6">
        <w:rPr>
          <w:rFonts w:ascii="Times New Roman" w:hAnsi="Times New Roman" w:cs="Times New Roman"/>
          <w:szCs w:val="26"/>
        </w:rPr>
        <w:t xml:space="preserve"> Invoices and receipts are important documents in the payment process in e-commerce, containing sensitive information such as product information, prices, and buyer and seller information. Protecting the data in invoices and receipts has become a crucial issue to ensure security and trustworthiness in e-commerce.</w:t>
      </w:r>
    </w:p>
    <w:p w14:paraId="42595C01" w14:textId="77777777" w:rsidR="00384D59" w:rsidRDefault="00384D59" w:rsidP="00384D59">
      <w:pPr>
        <w:rPr>
          <w:rFonts w:ascii="Times New Roman" w:hAnsi="Times New Roman" w:cs="Times New Roman"/>
          <w:szCs w:val="26"/>
        </w:rPr>
      </w:pPr>
      <w:r w:rsidRPr="00B60920">
        <w:rPr>
          <w:rFonts w:ascii="Times New Roman" w:hAnsi="Times New Roman" w:cs="Times New Roman"/>
          <w:szCs w:val="26"/>
        </w:rPr>
        <w:t>Applying digital signatures for authentication purposes ensures information integrity, enhances security, and minimizes potential risks and damages. It enables buyers and sellers to authenticate documents from any location and device, making the use of digital signatures essential in maintaining the trust and credibility of invoice data in e-commerce.</w:t>
      </w:r>
    </w:p>
    <w:p w14:paraId="792B6694" w14:textId="77777777" w:rsidR="00384D59" w:rsidRPr="00071B51" w:rsidRDefault="00384D59" w:rsidP="00384D59">
      <w:pPr>
        <w:pStyle w:val="u2"/>
        <w:numPr>
          <w:ilvl w:val="0"/>
          <w:numId w:val="0"/>
        </w:numPr>
        <w:rPr>
          <w:lang w:val="en-US"/>
        </w:rPr>
      </w:pPr>
    </w:p>
    <w:p w14:paraId="110B4244" w14:textId="77777777" w:rsidR="00384D59" w:rsidRPr="00A5343C" w:rsidRDefault="00384D59" w:rsidP="00384D59">
      <w:pPr>
        <w:pStyle w:val="u2"/>
        <w:numPr>
          <w:ilvl w:val="0"/>
          <w:numId w:val="0"/>
        </w:numPr>
        <w:rPr>
          <w:rFonts w:ascii="Times New Roman" w:eastAsia="Times New Roman" w:hAnsi="Times New Roman" w:cs="Times New Roman"/>
          <w:lang w:val="en-US"/>
        </w:rPr>
      </w:pPr>
      <w:bookmarkStart w:id="11" w:name="_Toc138625933"/>
      <w:bookmarkStart w:id="12" w:name="_Toc138626231"/>
      <w:bookmarkStart w:id="13" w:name="_Toc138626336"/>
      <w:r>
        <w:rPr>
          <w:rFonts w:ascii="Times New Roman" w:eastAsia="Times New Roman" w:hAnsi="Times New Roman" w:cs="Times New Roman"/>
          <w:lang w:val="en-US"/>
        </w:rPr>
        <w:t>1.2. PROBLEM STATEMENT</w:t>
      </w:r>
      <w:bookmarkEnd w:id="11"/>
      <w:bookmarkEnd w:id="12"/>
      <w:bookmarkEnd w:id="13"/>
    </w:p>
    <w:p w14:paraId="77F9DFF9" w14:textId="77777777" w:rsidR="00384D59" w:rsidRPr="00CE62DE" w:rsidRDefault="00384D59" w:rsidP="00384D59">
      <w:pPr>
        <w:rPr>
          <w:lang w:val="en-US"/>
        </w:rPr>
      </w:pPr>
      <w:r w:rsidRPr="00B72DC6">
        <w:rPr>
          <w:lang w:val="en-US"/>
        </w:rPr>
        <w:t xml:space="preserve">The problem statement for using digital signatures to secure invoices and receipts is that traditional paper-based invoicing and receipt systems are vulnerable to fraud and tampering, leading to financial losses and legal disputes. These paper-based systems are also time-consuming and costly, making them inefficient for businesses. The use of digital signatures can address these issues by providing a secure and efficient method of verifying the authenticity and integrity of invoices and receipts. However, the adoption and implementation of digital signatures in invoicing and receipt systems face challenges such as the lack of standardization, technical barriers, and resistance to change from stakeholders. These challenges </w:t>
      </w:r>
      <w:r w:rsidRPr="00B72DC6">
        <w:rPr>
          <w:lang w:val="en-US"/>
        </w:rPr>
        <w:lastRenderedPageBreak/>
        <w:t>need to be identified and addressed to promote the widespread use of digital signatures in securing invoices and receipts.</w:t>
      </w:r>
    </w:p>
    <w:p w14:paraId="48125947" w14:textId="77777777" w:rsidR="00384D59" w:rsidRPr="00A5343C" w:rsidRDefault="00384D59" w:rsidP="00384D59">
      <w:pPr>
        <w:ind w:firstLine="227"/>
        <w:rPr>
          <w:rFonts w:ascii="Times New Roman" w:hAnsi="Times New Roman" w:cs="Times New Roman"/>
          <w:lang w:val="en-US"/>
        </w:rPr>
      </w:pPr>
    </w:p>
    <w:p w14:paraId="02F7E285" w14:textId="77777777" w:rsidR="00384D59" w:rsidRDefault="00384D59" w:rsidP="00384D59">
      <w:pPr>
        <w:pStyle w:val="u3"/>
        <w:numPr>
          <w:ilvl w:val="0"/>
          <w:numId w:val="0"/>
        </w:numPr>
        <w:ind w:left="1078" w:hanging="851"/>
        <w:rPr>
          <w:rFonts w:ascii="Times New Roman" w:eastAsia="Times New Roman" w:hAnsi="Times New Roman" w:cs="Times New Roman"/>
          <w:lang w:val="en-US"/>
        </w:rPr>
      </w:pPr>
      <w:bookmarkStart w:id="14" w:name="_Toc138625934"/>
      <w:bookmarkStart w:id="15" w:name="_Toc138626232"/>
      <w:bookmarkStart w:id="16" w:name="_Toc138626337"/>
      <w:r>
        <w:rPr>
          <w:rFonts w:ascii="Times New Roman" w:eastAsia="Times New Roman" w:hAnsi="Times New Roman" w:cs="Times New Roman"/>
          <w:lang w:val="en-US"/>
        </w:rPr>
        <w:t>1.2.1 SCENARIO</w:t>
      </w:r>
      <w:bookmarkEnd w:id="14"/>
      <w:bookmarkEnd w:id="15"/>
      <w:bookmarkEnd w:id="16"/>
    </w:p>
    <w:p w14:paraId="7AB9C71A" w14:textId="77777777" w:rsidR="00384D59" w:rsidRPr="00033064" w:rsidRDefault="00384D59" w:rsidP="00384D59">
      <w:pPr>
        <w:rPr>
          <w:lang w:val="en-US"/>
        </w:rPr>
      </w:pPr>
      <w:r w:rsidRPr="00033064">
        <w:rPr>
          <w:lang w:val="en-US"/>
        </w:rPr>
        <w:t>During the transaction process, the seller creates an invoice with complete invoice information and uses a digital signature to ensure the integrity and security of the data. Afterward, the seller sends the invoice to the buyer.</w:t>
      </w:r>
    </w:p>
    <w:p w14:paraId="441838E4" w14:textId="77777777" w:rsidR="00384D59" w:rsidRPr="00033064" w:rsidRDefault="00384D59" w:rsidP="00384D59">
      <w:pPr>
        <w:rPr>
          <w:lang w:val="en-US"/>
        </w:rPr>
      </w:pPr>
    </w:p>
    <w:p w14:paraId="704B6AC0" w14:textId="77777777" w:rsidR="00384D59" w:rsidRPr="00033064" w:rsidRDefault="00384D59" w:rsidP="00384D59">
      <w:pPr>
        <w:rPr>
          <w:lang w:val="en-US"/>
        </w:rPr>
      </w:pPr>
      <w:r w:rsidRPr="00033064">
        <w:rPr>
          <w:lang w:val="en-US"/>
        </w:rPr>
        <w:t>The buyer receives the invoice from the seller and verifies the validity of the digital signature signed by the seller on the invoice. After successful verification, the buyer creates a receipt and signs it with a digital signature to ensure the integrity and security of the data in the receipt. Once completed, the buyer sends the receipt to the seller and the bank.</w:t>
      </w:r>
    </w:p>
    <w:p w14:paraId="184B457C" w14:textId="77777777" w:rsidR="00384D59" w:rsidRPr="00033064" w:rsidRDefault="00384D59" w:rsidP="00384D59">
      <w:pPr>
        <w:rPr>
          <w:lang w:val="en-US"/>
        </w:rPr>
      </w:pPr>
    </w:p>
    <w:p w14:paraId="1AB551BC" w14:textId="77777777" w:rsidR="00384D59" w:rsidRDefault="00384D59" w:rsidP="00384D59">
      <w:pPr>
        <w:rPr>
          <w:lang w:val="en-US"/>
        </w:rPr>
      </w:pPr>
      <w:r w:rsidRPr="00033064">
        <w:rPr>
          <w:lang w:val="en-US"/>
        </w:rPr>
        <w:t>The bank receives the receipt from the buyer and proceeds to verify its validity by verifying the validity of the digital signature and other requirements set forth by the bank. If all is valid, the bank transfers the money from the buyer's account to the seller's account.</w:t>
      </w:r>
    </w:p>
    <w:p w14:paraId="390D48CD" w14:textId="77777777" w:rsidR="00384D59" w:rsidRDefault="00384D59" w:rsidP="00384D59">
      <w:pPr>
        <w:rPr>
          <w:lang w:val="en-US"/>
        </w:rPr>
      </w:pPr>
    </w:p>
    <w:p w14:paraId="4DAEC075" w14:textId="77777777" w:rsidR="00384D59" w:rsidRPr="00071B51" w:rsidRDefault="00384D59" w:rsidP="00384D59">
      <w:pPr>
        <w:rPr>
          <w:lang w:val="en-US"/>
        </w:rPr>
      </w:pPr>
    </w:p>
    <w:p w14:paraId="441A1621" w14:textId="77777777" w:rsidR="00384D59" w:rsidRPr="00A5343C" w:rsidRDefault="00384D59" w:rsidP="00384D59">
      <w:pPr>
        <w:pStyle w:val="u3"/>
        <w:numPr>
          <w:ilvl w:val="0"/>
          <w:numId w:val="0"/>
        </w:numPr>
        <w:ind w:left="1078" w:hanging="851"/>
        <w:rPr>
          <w:rFonts w:ascii="Times New Roman" w:hAnsi="Times New Roman" w:cs="Times New Roman"/>
          <w:lang w:val="en-US"/>
        </w:rPr>
      </w:pPr>
      <w:bookmarkStart w:id="17" w:name="_Toc138625935"/>
      <w:bookmarkStart w:id="18" w:name="_Toc138626233"/>
      <w:bookmarkStart w:id="19" w:name="_Toc138626338"/>
      <w:bookmarkStart w:id="20" w:name="_Hlk138609518"/>
      <w:r>
        <w:rPr>
          <w:rFonts w:ascii="Times New Roman" w:hAnsi="Times New Roman" w:cs="Times New Roman"/>
          <w:lang w:val="en-US"/>
        </w:rPr>
        <w:t>1.2.2. RELATED PARTIES</w:t>
      </w:r>
      <w:bookmarkEnd w:id="17"/>
      <w:bookmarkEnd w:id="18"/>
      <w:bookmarkEnd w:id="19"/>
    </w:p>
    <w:bookmarkEnd w:id="20"/>
    <w:p w14:paraId="37CFD0B9" w14:textId="77777777" w:rsidR="00384D59" w:rsidRDefault="00384D59" w:rsidP="00384D59">
      <w:pPr>
        <w:pStyle w:val="oancuaDanhsach"/>
        <w:numPr>
          <w:ilvl w:val="0"/>
          <w:numId w:val="2"/>
        </w:numPr>
        <w:spacing w:after="160" w:line="259" w:lineRule="auto"/>
        <w:jc w:val="left"/>
      </w:pPr>
      <w:r>
        <w:rPr>
          <w:b/>
          <w:bCs/>
        </w:rPr>
        <w:t>Seller</w:t>
      </w:r>
      <w:r w:rsidRPr="002919EA">
        <w:t xml:space="preserve">: </w:t>
      </w:r>
      <w:r>
        <w:t>Creates an invoice with complete invoice information and uses a digital signature to ensure the intergrity and security of the data. Send the invoice to the buyer</w:t>
      </w:r>
    </w:p>
    <w:p w14:paraId="3A870FCA" w14:textId="77777777" w:rsidR="00384D59" w:rsidRPr="00071B51" w:rsidRDefault="00384D59" w:rsidP="00384D59">
      <w:pPr>
        <w:pStyle w:val="oancuaDanhsach"/>
        <w:spacing w:after="160" w:line="259" w:lineRule="auto"/>
      </w:pPr>
    </w:p>
    <w:p w14:paraId="6A759644" w14:textId="77777777" w:rsidR="00384D59" w:rsidRDefault="00384D59" w:rsidP="00384D59">
      <w:pPr>
        <w:pStyle w:val="oancuaDanhsach"/>
        <w:numPr>
          <w:ilvl w:val="0"/>
          <w:numId w:val="2"/>
        </w:numPr>
        <w:spacing w:after="160" w:line="259" w:lineRule="auto"/>
        <w:jc w:val="left"/>
      </w:pPr>
      <w:r>
        <w:rPr>
          <w:b/>
          <w:bCs/>
        </w:rPr>
        <w:t>Buyer</w:t>
      </w:r>
      <w:r w:rsidRPr="002919EA">
        <w:t xml:space="preserve">: </w:t>
      </w:r>
      <w:r>
        <w:t>R</w:t>
      </w:r>
      <w:r w:rsidRPr="00033064">
        <w:t>eceives the invoice from the seller and verifies the validity of the digital signature signed by the seller on the invoice</w:t>
      </w:r>
      <w:r>
        <w:t xml:space="preserve">. Creates a receipt and </w:t>
      </w:r>
      <w:r>
        <w:lastRenderedPageBreak/>
        <w:t>signs it with a digital signature to ensure the integrity and the security of the data in the receipt. Send the receipt to the Seller and the bank</w:t>
      </w:r>
    </w:p>
    <w:p w14:paraId="3C129F65" w14:textId="77777777" w:rsidR="00384D59" w:rsidRDefault="00384D59" w:rsidP="00384D59">
      <w:pPr>
        <w:pStyle w:val="oancuaDanhsach"/>
      </w:pPr>
    </w:p>
    <w:p w14:paraId="3179C6BA" w14:textId="77777777" w:rsidR="00384D59" w:rsidRDefault="00384D59" w:rsidP="00384D59">
      <w:pPr>
        <w:pStyle w:val="oancuaDanhsach"/>
        <w:numPr>
          <w:ilvl w:val="0"/>
          <w:numId w:val="2"/>
        </w:numPr>
        <w:spacing w:after="160" w:line="259" w:lineRule="auto"/>
        <w:jc w:val="left"/>
      </w:pPr>
      <w:r>
        <w:rPr>
          <w:b/>
          <w:bCs/>
        </w:rPr>
        <w:t>Bank</w:t>
      </w:r>
      <w:r w:rsidRPr="002919EA">
        <w:t xml:space="preserve">: </w:t>
      </w:r>
      <w:r>
        <w:t>Receives the receipt from the buyer and</w:t>
      </w:r>
      <w:r w:rsidRPr="005D7CE6">
        <w:t xml:space="preserve"> </w:t>
      </w:r>
      <w:r w:rsidRPr="00033064">
        <w:t>proceeds to verify its validity by verifying the validity of the digital signature and other requirements set forth by the bank</w:t>
      </w:r>
      <w:r>
        <w:t>.</w:t>
      </w:r>
      <w:r w:rsidRPr="005D7CE6">
        <w:t xml:space="preserve"> </w:t>
      </w:r>
      <w:r w:rsidRPr="00033064">
        <w:t>If all is valid, the bank transfers the money from the buyer's account to the seller's account</w:t>
      </w:r>
    </w:p>
    <w:p w14:paraId="27C989AA" w14:textId="77777777" w:rsidR="00384D59" w:rsidRDefault="00384D59" w:rsidP="00384D59">
      <w:pPr>
        <w:pStyle w:val="oancuaDanhsach"/>
      </w:pPr>
    </w:p>
    <w:p w14:paraId="79B30C28" w14:textId="77777777" w:rsidR="00384D59" w:rsidRDefault="00384D59" w:rsidP="00384D59">
      <w:pPr>
        <w:spacing w:after="160" w:line="259" w:lineRule="auto"/>
      </w:pPr>
    </w:p>
    <w:p w14:paraId="64E64CB8" w14:textId="77777777" w:rsidR="00384D59" w:rsidRDefault="00384D59" w:rsidP="00384D59">
      <w:pPr>
        <w:pStyle w:val="u3"/>
        <w:numPr>
          <w:ilvl w:val="0"/>
          <w:numId w:val="0"/>
        </w:numPr>
        <w:ind w:left="1078" w:hanging="851"/>
        <w:rPr>
          <w:rFonts w:ascii="Times New Roman" w:hAnsi="Times New Roman" w:cs="Times New Roman"/>
          <w:lang w:val="en-US"/>
        </w:rPr>
      </w:pPr>
      <w:bookmarkStart w:id="21" w:name="_Toc138625936"/>
      <w:bookmarkStart w:id="22" w:name="_Toc138626234"/>
      <w:bookmarkStart w:id="23" w:name="_Toc138626339"/>
      <w:r>
        <w:rPr>
          <w:rFonts w:ascii="Times New Roman" w:hAnsi="Times New Roman" w:cs="Times New Roman"/>
          <w:lang w:val="en-US"/>
        </w:rPr>
        <w:t>1.2.3. PROTECTION ASSETS</w:t>
      </w:r>
      <w:bookmarkEnd w:id="21"/>
      <w:bookmarkEnd w:id="22"/>
      <w:bookmarkEnd w:id="23"/>
    </w:p>
    <w:p w14:paraId="721A2826" w14:textId="77777777" w:rsidR="00384D59" w:rsidRDefault="00384D59" w:rsidP="00384D59">
      <w:pPr>
        <w:pStyle w:val="oancuaDanhsach"/>
        <w:numPr>
          <w:ilvl w:val="0"/>
          <w:numId w:val="3"/>
        </w:numPr>
      </w:pPr>
      <w:r>
        <w:t>Invoices and Receipts: The invoices being created are in XML format and the receipts are in HTML format. The consequences of changing the values stored in invoices and receipts can be significant for the payment process and can compromise the integrity of the data. For example, if the amount in the invoice is changed, the payment amount will be incorrect and may result in the buyer or seller not receiving the correct amount.</w:t>
      </w:r>
      <w:r w:rsidRPr="00BD43A3">
        <w:t xml:space="preserve"> Additionally, if other information in the invoice is changed, such as product information, quantity, or units of measurement, it will affect the authenticity of the invoice and may lead to disputes in the payment process.</w:t>
      </w:r>
    </w:p>
    <w:p w14:paraId="70833CED" w14:textId="77777777" w:rsidR="00384D59" w:rsidRDefault="00384D59" w:rsidP="00384D59"/>
    <w:p w14:paraId="75C54B80" w14:textId="77777777" w:rsidR="00384D59" w:rsidRDefault="00384D59" w:rsidP="00384D59"/>
    <w:p w14:paraId="2CEE73FF" w14:textId="77777777" w:rsidR="00384D59" w:rsidRDefault="00384D59" w:rsidP="00384D59">
      <w:pPr>
        <w:pStyle w:val="u3"/>
        <w:numPr>
          <w:ilvl w:val="0"/>
          <w:numId w:val="0"/>
        </w:numPr>
        <w:ind w:left="1078" w:hanging="851"/>
        <w:rPr>
          <w:rFonts w:ascii="Times New Roman" w:hAnsi="Times New Roman" w:cs="Times New Roman"/>
          <w:lang w:val="en-US"/>
        </w:rPr>
      </w:pPr>
      <w:bookmarkStart w:id="24" w:name="_Toc138625937"/>
      <w:bookmarkStart w:id="25" w:name="_Toc138626235"/>
      <w:bookmarkStart w:id="26" w:name="_Toc138626340"/>
      <w:r>
        <w:rPr>
          <w:rFonts w:ascii="Times New Roman" w:hAnsi="Times New Roman" w:cs="Times New Roman"/>
          <w:lang w:val="en-US"/>
        </w:rPr>
        <w:t>1.2.4. SECURITY GOALS</w:t>
      </w:r>
      <w:bookmarkEnd w:id="24"/>
      <w:bookmarkEnd w:id="25"/>
      <w:bookmarkEnd w:id="26"/>
    </w:p>
    <w:p w14:paraId="52E4D946" w14:textId="77777777" w:rsidR="00384D59" w:rsidRDefault="00384D59" w:rsidP="00384D59">
      <w:pPr>
        <w:pStyle w:val="oancuaDanhsach"/>
        <w:numPr>
          <w:ilvl w:val="0"/>
          <w:numId w:val="4"/>
        </w:numPr>
        <w:spacing w:after="160" w:line="259" w:lineRule="auto"/>
        <w:jc w:val="left"/>
      </w:pPr>
      <w:r>
        <w:t xml:space="preserve">Integrity: </w:t>
      </w:r>
      <w:r w:rsidRPr="00C26D57">
        <w:t>Ensure that data is not modified, altered, or changed in an unauthorized or unreasonable manner without permission or without being recorded.</w:t>
      </w:r>
    </w:p>
    <w:p w14:paraId="307031E4" w14:textId="77777777" w:rsidR="00384D59" w:rsidRDefault="00384D59" w:rsidP="00384D59">
      <w:pPr>
        <w:pStyle w:val="oancuaDanhsach"/>
        <w:numPr>
          <w:ilvl w:val="0"/>
          <w:numId w:val="4"/>
        </w:numPr>
        <w:spacing w:after="160" w:line="259" w:lineRule="auto"/>
        <w:jc w:val="left"/>
      </w:pPr>
      <w:r>
        <w:t>Authentication:.</w:t>
      </w:r>
      <w:r w:rsidRPr="00C26D57">
        <w:t xml:space="preserve"> Ensuring that the data received by the recipient is sent by the sender and not by someone else.</w:t>
      </w:r>
    </w:p>
    <w:p w14:paraId="5B36BB0A" w14:textId="77777777" w:rsidR="00384D59" w:rsidRDefault="00384D59" w:rsidP="00384D59">
      <w:pPr>
        <w:rPr>
          <w:lang w:val="en-US"/>
        </w:rPr>
      </w:pPr>
    </w:p>
    <w:p w14:paraId="5DB245D9" w14:textId="77777777" w:rsidR="00384D59" w:rsidRDefault="00384D59" w:rsidP="00384D59">
      <w:pPr>
        <w:rPr>
          <w:lang w:val="en-US"/>
        </w:rPr>
      </w:pPr>
    </w:p>
    <w:p w14:paraId="1B2E8028" w14:textId="77777777" w:rsidR="00384D59" w:rsidRDefault="00384D59" w:rsidP="00384D59">
      <w:pPr>
        <w:rPr>
          <w:lang w:val="en-US"/>
        </w:rPr>
      </w:pPr>
    </w:p>
    <w:p w14:paraId="61F74EB4" w14:textId="77777777" w:rsidR="00384D59" w:rsidRDefault="00384D59" w:rsidP="00384D59">
      <w:pPr>
        <w:rPr>
          <w:lang w:val="en-US"/>
        </w:rPr>
      </w:pPr>
    </w:p>
    <w:p w14:paraId="679336DD" w14:textId="77777777" w:rsidR="00384D59" w:rsidRDefault="00384D59" w:rsidP="00384D59">
      <w:pPr>
        <w:rPr>
          <w:lang w:val="en-US"/>
        </w:rPr>
      </w:pPr>
    </w:p>
    <w:p w14:paraId="15ACB692" w14:textId="77777777" w:rsidR="00384D59" w:rsidRDefault="00384D59" w:rsidP="00384D59">
      <w:pPr>
        <w:rPr>
          <w:lang w:val="en-US"/>
        </w:rPr>
      </w:pPr>
    </w:p>
    <w:p w14:paraId="1DE4C34D" w14:textId="77777777" w:rsidR="00384D59" w:rsidRPr="00071B51" w:rsidRDefault="00384D59" w:rsidP="00384D59">
      <w:pPr>
        <w:pStyle w:val="Tiu"/>
        <w:outlineLvl w:val="0"/>
        <w:rPr>
          <w:rFonts w:ascii="Times New Roman" w:hAnsi="Times New Roman" w:cs="Times New Roman"/>
          <w:sz w:val="36"/>
          <w:szCs w:val="36"/>
        </w:rPr>
      </w:pPr>
      <w:bookmarkStart w:id="27" w:name="_Toc138625938"/>
      <w:bookmarkStart w:id="28" w:name="_Toc138626236"/>
      <w:bookmarkStart w:id="29" w:name="_Toc138626341"/>
      <w:r w:rsidRPr="00071B51">
        <w:rPr>
          <w:rFonts w:ascii="Times New Roman" w:eastAsia="Times New Roman" w:hAnsi="Times New Roman" w:cs="Times New Roman"/>
          <w:sz w:val="36"/>
          <w:szCs w:val="36"/>
          <w:lang w:val="en-US"/>
        </w:rPr>
        <w:lastRenderedPageBreak/>
        <w:t>2.</w:t>
      </w:r>
      <w:r w:rsidRPr="00071B51">
        <w:rPr>
          <w:rFonts w:ascii="Times New Roman" w:hAnsi="Times New Roman" w:cs="Times New Roman"/>
          <w:sz w:val="36"/>
          <w:szCs w:val="36"/>
          <w:lang w:val="en-US"/>
        </w:rPr>
        <w:t xml:space="preserve">   SOLUTION</w:t>
      </w:r>
      <w:bookmarkEnd w:id="27"/>
      <w:bookmarkEnd w:id="28"/>
      <w:bookmarkEnd w:id="29"/>
    </w:p>
    <w:p w14:paraId="6C2526A7" w14:textId="77777777" w:rsidR="00384D59" w:rsidRPr="00071B51" w:rsidRDefault="00384D59" w:rsidP="00384D59">
      <w:pPr>
        <w:pStyle w:val="u2"/>
        <w:numPr>
          <w:ilvl w:val="0"/>
          <w:numId w:val="0"/>
        </w:numPr>
        <w:ind w:left="567" w:hanging="567"/>
        <w:rPr>
          <w:b w:val="0"/>
          <w:bCs w:val="0"/>
          <w:lang w:val="en-US"/>
        </w:rPr>
      </w:pPr>
      <w:bookmarkStart w:id="30" w:name="_Toc138625939"/>
      <w:bookmarkStart w:id="31" w:name="_Toc138626237"/>
      <w:bookmarkStart w:id="32" w:name="_Toc138626342"/>
      <w:r w:rsidRPr="00071B51">
        <w:rPr>
          <w:b w:val="0"/>
          <w:bCs w:val="0"/>
          <w:lang w:val="en-US"/>
        </w:rPr>
        <w:t>2.1. OVERVIEW SOLUTION</w:t>
      </w:r>
      <w:bookmarkEnd w:id="30"/>
      <w:bookmarkEnd w:id="31"/>
      <w:bookmarkEnd w:id="32"/>
    </w:p>
    <w:p w14:paraId="6848D205" w14:textId="77777777" w:rsidR="00384D59" w:rsidRDefault="00384D59" w:rsidP="00384D59">
      <w:pPr>
        <w:ind w:left="720" w:firstLine="720"/>
        <w:rPr>
          <w:szCs w:val="26"/>
          <w:lang w:val="en-US"/>
        </w:rPr>
      </w:pPr>
      <w:r w:rsidRPr="00C921D8">
        <w:rPr>
          <w:szCs w:val="26"/>
        </w:rPr>
        <w:t xml:space="preserve">We </w:t>
      </w:r>
      <w:r>
        <w:rPr>
          <w:szCs w:val="26"/>
          <w:lang w:val="en-US"/>
        </w:rPr>
        <w:t>are using the CRYSTAL-DILITHIUM, a digital signature algorithm to generate the keys, sign the files, and verify them.</w:t>
      </w:r>
      <w:r w:rsidRPr="00C26D57">
        <w:rPr>
          <w:szCs w:val="26"/>
        </w:rPr>
        <w:t xml:space="preserve"> </w:t>
      </w:r>
      <w:r w:rsidRPr="00C921D8">
        <w:rPr>
          <w:szCs w:val="26"/>
        </w:rPr>
        <w:t>These cryptographic operations provide a robust mechanism for ensuring the integrity and authenticity of the</w:t>
      </w:r>
      <w:r>
        <w:rPr>
          <w:szCs w:val="26"/>
          <w:lang w:val="en-US"/>
        </w:rPr>
        <w:t xml:space="preserve"> invoices and receipts.</w:t>
      </w:r>
    </w:p>
    <w:p w14:paraId="4CAE05AC" w14:textId="77777777" w:rsidR="00384D59" w:rsidRDefault="00384D59" w:rsidP="00384D59">
      <w:pPr>
        <w:ind w:left="720" w:firstLine="720"/>
        <w:rPr>
          <w:szCs w:val="26"/>
          <w:lang w:val="en-US"/>
        </w:rPr>
      </w:pPr>
      <w:r w:rsidRPr="009A5BED">
        <w:rPr>
          <w:szCs w:val="26"/>
          <w:lang w:val="en-US"/>
        </w:rPr>
        <w:t>Every time an Invoice or Receipt file is created and signed, the PublicKey, the signed Invoice and Receipt files will be stored in MongoDB database.</w:t>
      </w:r>
      <w:r>
        <w:rPr>
          <w:szCs w:val="26"/>
          <w:lang w:val="en-US"/>
        </w:rPr>
        <w:tab/>
      </w:r>
    </w:p>
    <w:p w14:paraId="4B1C7AFD" w14:textId="77777777" w:rsidR="00384D59" w:rsidRDefault="00384D59" w:rsidP="00384D59">
      <w:pPr>
        <w:rPr>
          <w:szCs w:val="26"/>
          <w:lang w:val="en-US"/>
        </w:rPr>
      </w:pPr>
    </w:p>
    <w:p w14:paraId="1EA71E25" w14:textId="77777777" w:rsidR="00384D59" w:rsidRDefault="00384D59" w:rsidP="00384D59">
      <w:pPr>
        <w:pStyle w:val="u2"/>
        <w:numPr>
          <w:ilvl w:val="0"/>
          <w:numId w:val="0"/>
        </w:numPr>
        <w:ind w:left="567" w:hanging="567"/>
        <w:rPr>
          <w:lang w:val="en-US"/>
        </w:rPr>
      </w:pPr>
      <w:bookmarkStart w:id="33" w:name="_Toc138625940"/>
      <w:bookmarkStart w:id="34" w:name="_Toc138626238"/>
      <w:bookmarkStart w:id="35" w:name="_Toc138626343"/>
      <w:r w:rsidRPr="00D62007">
        <w:rPr>
          <w:lang w:val="en-US"/>
        </w:rPr>
        <w:t>2.2. CRYSTAL-DILITHIUM DIGITAL SIGNATURE</w:t>
      </w:r>
      <w:bookmarkEnd w:id="33"/>
      <w:bookmarkEnd w:id="34"/>
      <w:bookmarkEnd w:id="35"/>
    </w:p>
    <w:p w14:paraId="0C3C29F1" w14:textId="77777777" w:rsidR="00384D59" w:rsidRDefault="00384D59" w:rsidP="00384D59">
      <w:pPr>
        <w:pStyle w:val="oancuaDanhsach"/>
        <w:numPr>
          <w:ilvl w:val="0"/>
          <w:numId w:val="3"/>
        </w:numPr>
      </w:pPr>
      <w:r w:rsidRPr="00C8349E">
        <w:t>Key generation</w:t>
      </w:r>
      <w:r>
        <w:t>: The key generation algorithm generates a k ×` matrix A each of whose entries is a polynomial in the ring Rq = Zq[X]/(Xn + 1). As previously mentioned, we will always have q = 223 − 2 13 + 1 and n = 256. Afterwards, the algorithm samples random secret key vectors s1 and s2. Each coefficient of these vectors is an element of Rq with small coefficients of size at most η. Finally, the second part of the public key is computed as t = As1 + s2. All algebraic operations in this scheme are assumed to be over the polynomial ring Rq.</w:t>
      </w:r>
    </w:p>
    <w:p w14:paraId="7B21B460" w14:textId="77777777" w:rsidR="00384D59" w:rsidRDefault="00384D59" w:rsidP="00384D59"/>
    <w:p w14:paraId="5711BF0F" w14:textId="77777777" w:rsidR="00384D59" w:rsidRDefault="00384D59" w:rsidP="00384D59">
      <w:r w:rsidRPr="00C8349E">
        <w:rPr>
          <w:noProof/>
        </w:rPr>
        <w:drawing>
          <wp:inline distT="0" distB="0" distL="0" distR="0" wp14:anchorId="20761EF2" wp14:editId="6E8DFC7C">
            <wp:extent cx="4953691" cy="1752845"/>
            <wp:effectExtent l="0" t="0" r="0" b="0"/>
            <wp:docPr id="2140938886" name="Hình ảnh 1" descr="Ảnh có chứa văn bản, Phông chữ, chữ viết tay,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38886" name="Hình ảnh 1" descr="Ảnh có chứa văn bản, Phông chữ, chữ viết tay, màu trắng&#10;&#10;Mô tả được tạo tự động"/>
                    <pic:cNvPicPr/>
                  </pic:nvPicPr>
                  <pic:blipFill>
                    <a:blip r:embed="rId8"/>
                    <a:stretch>
                      <a:fillRect/>
                    </a:stretch>
                  </pic:blipFill>
                  <pic:spPr>
                    <a:xfrm>
                      <a:off x="0" y="0"/>
                      <a:ext cx="4953691" cy="1752845"/>
                    </a:xfrm>
                    <a:prstGeom prst="rect">
                      <a:avLst/>
                    </a:prstGeom>
                  </pic:spPr>
                </pic:pic>
              </a:graphicData>
            </a:graphic>
          </wp:inline>
        </w:drawing>
      </w:r>
    </w:p>
    <w:p w14:paraId="5EDB89C6" w14:textId="77777777" w:rsidR="00384D59" w:rsidRPr="00071B51" w:rsidRDefault="00384D59" w:rsidP="00384D59">
      <w:pPr>
        <w:rPr>
          <w:i/>
          <w:iCs/>
          <w:sz w:val="16"/>
          <w:szCs w:val="16"/>
          <w:lang w:val="en-US"/>
        </w:rPr>
      </w:pPr>
      <w:r w:rsidRPr="00071B51">
        <w:rPr>
          <w:i/>
          <w:iCs/>
          <w:sz w:val="16"/>
          <w:szCs w:val="16"/>
          <w:lang w:val="en-US"/>
        </w:rPr>
        <w:tab/>
      </w:r>
      <w:r>
        <w:rPr>
          <w:i/>
          <w:iCs/>
          <w:sz w:val="16"/>
          <w:szCs w:val="16"/>
          <w:lang w:val="en-US"/>
        </w:rPr>
        <w:tab/>
      </w:r>
      <w:r>
        <w:rPr>
          <w:i/>
          <w:iCs/>
          <w:sz w:val="16"/>
          <w:szCs w:val="16"/>
          <w:lang w:val="en-US"/>
        </w:rPr>
        <w:tab/>
      </w:r>
      <w:r w:rsidRPr="00071B51">
        <w:rPr>
          <w:i/>
          <w:iCs/>
          <w:sz w:val="16"/>
          <w:szCs w:val="16"/>
          <w:lang w:val="en-US"/>
        </w:rPr>
        <w:t>Figure 1. CRYSTAL-DILITHIUM KEY GENERATION</w:t>
      </w:r>
    </w:p>
    <w:p w14:paraId="27415D47" w14:textId="77777777" w:rsidR="00384D59" w:rsidRPr="00071B51" w:rsidRDefault="00384D59" w:rsidP="00384D59">
      <w:pPr>
        <w:pStyle w:val="oancuaDanhsach"/>
        <w:numPr>
          <w:ilvl w:val="0"/>
          <w:numId w:val="3"/>
        </w:numPr>
        <w:spacing w:after="160" w:line="259" w:lineRule="auto"/>
        <w:rPr>
          <w:b/>
          <w:bCs/>
          <w:sz w:val="28"/>
          <w:szCs w:val="28"/>
        </w:rPr>
      </w:pPr>
      <w:r w:rsidRPr="00C8349E">
        <w:t xml:space="preserve">Signing Procedure: </w:t>
      </w:r>
      <w:r>
        <w:t xml:space="preserve">. The signing algorithm generates a masking vector of polynomials y with coefficients less than γ1. The parameter γ1 is set </w:t>
      </w:r>
      <w:r>
        <w:lastRenderedPageBreak/>
        <w:t>strategically – it is large enough that the eventual signature does not reveal the secret key (i.e. the signing algorithm is zero-knowledge), yet small enough so that the signature is not easily forged. The signer then computes Ay and sets w1 to be the “high-order” bits of the coefficients in this vector. In particular, every coefficient w in Ay can be written in a canonical way as w = w1 · 2γ2 + w0 where |w0| ≤ γ2; w1 is then the vector comprising all the w1’s. The challenge c is then created as the hash of the message and w1. The output c is a polynomial in Rq with exactly τ ±1’s and the rest 0’s. The reason for this distribution is that c has small norm and comes from a domain of size log2(256 τ)</w:t>
      </w:r>
      <w:r w:rsidRPr="00C8349E">
        <w:t xml:space="preserve"> </w:t>
      </w:r>
      <w:r>
        <w:t>+ τ , which we would like to be between 128 and 256. The potential signature is then computed as z = y + cs1.</w:t>
      </w:r>
    </w:p>
    <w:p w14:paraId="11A4394C" w14:textId="77777777" w:rsidR="00384D59" w:rsidRPr="00071B51" w:rsidRDefault="00384D59" w:rsidP="00384D59">
      <w:pPr>
        <w:pStyle w:val="oancuaDanhsach"/>
        <w:spacing w:after="160" w:line="259" w:lineRule="auto"/>
        <w:rPr>
          <w:b/>
          <w:bCs/>
          <w:sz w:val="28"/>
          <w:szCs w:val="28"/>
        </w:rPr>
      </w:pPr>
      <w:r>
        <w:t>If z were directly output at this point, then the signature scheme would be insecure due to the fact that the secret key would be leaked. To avoid the dependency of z on the secret key, we use rejection sampling. The parameter β is set to be the maximum possible coefficient of csi . Since c has τ ±1’s and the maximum coefficient in si is η, it’s easy to see that β ≤ τ · η. If any coefficient of z is larger than γ1 − β, then we reject and restart the signing procedure. Also, if any coefficient of the low-order bits of Az − ct is greater than γ2 − β, we restart. The first check is necessary for security, while the second is necessary for both security and correctness. The while loop in the signing procedure keeps being repeated until the preceding two conditions are satisfied. The parameters are set such that the expected number of repetitions is not too high (e.g. around 4)</w:t>
      </w:r>
    </w:p>
    <w:p w14:paraId="6436DD8B" w14:textId="77777777" w:rsidR="00384D59" w:rsidRPr="00071B51" w:rsidRDefault="00384D59" w:rsidP="00384D59">
      <w:pPr>
        <w:rPr>
          <w:lang w:val="en-US"/>
        </w:rPr>
      </w:pPr>
      <w:r w:rsidRPr="00D060B0">
        <w:rPr>
          <w:rFonts w:ascii="Times New Roman" w:hAnsi="Times New Roman" w:cs="Times New Roman"/>
          <w:noProof/>
          <w:lang w:val="en-US"/>
        </w:rPr>
        <w:drawing>
          <wp:inline distT="0" distB="0" distL="0" distR="0" wp14:anchorId="581C0154" wp14:editId="456BDD17">
            <wp:extent cx="5579745" cy="1833880"/>
            <wp:effectExtent l="0" t="0" r="0" b="0"/>
            <wp:docPr id="30581367" name="Hình ảnh 1" descr="Ảnh có chứa văn bản, Phông chữ, ảnh chụp màn hình, biên la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1367" name="Hình ảnh 1" descr="Ảnh có chứa văn bản, Phông chữ, ảnh chụp màn hình, biên lai&#10;&#10;Mô tả được tạo tự động"/>
                    <pic:cNvPicPr/>
                  </pic:nvPicPr>
                  <pic:blipFill>
                    <a:blip r:embed="rId9"/>
                    <a:stretch>
                      <a:fillRect/>
                    </a:stretch>
                  </pic:blipFill>
                  <pic:spPr>
                    <a:xfrm>
                      <a:off x="0" y="0"/>
                      <a:ext cx="5579745" cy="1833880"/>
                    </a:xfrm>
                    <a:prstGeom prst="rect">
                      <a:avLst/>
                    </a:prstGeom>
                  </pic:spPr>
                </pic:pic>
              </a:graphicData>
            </a:graphic>
          </wp:inline>
        </w:drawing>
      </w:r>
    </w:p>
    <w:p w14:paraId="27DDFB88" w14:textId="77777777" w:rsidR="00384D59" w:rsidRPr="00CE62DE" w:rsidRDefault="00384D59" w:rsidP="00384D59">
      <w:pPr>
        <w:ind w:left="2160" w:firstLine="720"/>
        <w:rPr>
          <w:i/>
          <w:iCs/>
          <w:sz w:val="16"/>
          <w:szCs w:val="16"/>
          <w:lang w:val="en-US"/>
        </w:rPr>
      </w:pPr>
      <w:r w:rsidRPr="00CE62DE">
        <w:rPr>
          <w:i/>
          <w:iCs/>
          <w:sz w:val="16"/>
          <w:szCs w:val="16"/>
          <w:lang w:val="en-US"/>
        </w:rPr>
        <w:t xml:space="preserve">Figure </w:t>
      </w:r>
      <w:r>
        <w:rPr>
          <w:i/>
          <w:iCs/>
          <w:sz w:val="16"/>
          <w:szCs w:val="16"/>
          <w:lang w:val="en-US"/>
        </w:rPr>
        <w:t>2</w:t>
      </w:r>
      <w:r w:rsidRPr="00CE62DE">
        <w:rPr>
          <w:i/>
          <w:iCs/>
          <w:sz w:val="16"/>
          <w:szCs w:val="16"/>
          <w:lang w:val="en-US"/>
        </w:rPr>
        <w:t xml:space="preserve">. CRYSTAL-DILITHIUM </w:t>
      </w:r>
      <w:r>
        <w:rPr>
          <w:i/>
          <w:iCs/>
          <w:sz w:val="16"/>
          <w:szCs w:val="16"/>
          <w:lang w:val="en-US"/>
        </w:rPr>
        <w:t>SIGNING PROCEDURE</w:t>
      </w:r>
    </w:p>
    <w:p w14:paraId="0A0768AD" w14:textId="77777777" w:rsidR="00384D59" w:rsidRDefault="00384D59" w:rsidP="00384D59"/>
    <w:p w14:paraId="59476746" w14:textId="77777777" w:rsidR="00384D59" w:rsidRDefault="00384D59" w:rsidP="00384D59">
      <w:pPr>
        <w:pStyle w:val="oancuaDanhsach"/>
        <w:numPr>
          <w:ilvl w:val="0"/>
          <w:numId w:val="3"/>
        </w:numPr>
      </w:pPr>
      <w:r w:rsidRPr="00D060B0">
        <w:t>Verification</w:t>
      </w:r>
      <w:r w:rsidRPr="00D060B0">
        <w:tab/>
      </w:r>
      <w:r>
        <w:t xml:space="preserve">: The verifier first computes w0 1 to be the high-order bits of Az−ct, and then accepts if all the coefficients of z are less than γ1 −β and if c is the hash of the message and w0 1 . Let us look at why verification works, in particular as to why HighBits(Az−ct, 2γ2) = HighBits(Ay, 2γ2). The first thing </w:t>
      </w:r>
      <w:r>
        <w:lastRenderedPageBreak/>
        <w:t>to notice is that Az − ct = Ay − cs2. So all we really need to show is that HighBits(Ay, 2γ2) = HighBits(Ay − cs2, 2γ2). (1) The reason for this is that a valid signature will have kLowBits(Ay − cs2, 2γ2)k∞ &lt; γ2 − β. And since we know that the coefficients of cs2 are smaller than β, we know that adding cs2 is not enough to cause any carries by increasing any low-order coefficient to have magnitude at least γ2. Thus Eq. (1) is true and the signature verifies correctly.</w:t>
      </w:r>
    </w:p>
    <w:p w14:paraId="2351CBA3" w14:textId="77777777" w:rsidR="00384D59" w:rsidRDefault="00384D59" w:rsidP="00384D59">
      <w:pPr>
        <w:pStyle w:val="oancuaDanhsach"/>
      </w:pPr>
    </w:p>
    <w:p w14:paraId="13FDF293" w14:textId="77777777" w:rsidR="00384D59" w:rsidRDefault="00384D59" w:rsidP="00384D59">
      <w:r w:rsidRPr="00D060B0">
        <w:rPr>
          <w:noProof/>
        </w:rPr>
        <w:drawing>
          <wp:inline distT="0" distB="0" distL="0" distR="0" wp14:anchorId="560D9292" wp14:editId="61BCD55C">
            <wp:extent cx="5579745" cy="826770"/>
            <wp:effectExtent l="0" t="0" r="0" b="0"/>
            <wp:docPr id="99505240" name="Hình ảnh 1" descr="Ảnh có chứa văn bản, Phông chữ, màu trắ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5240" name="Hình ảnh 1" descr="Ảnh có chứa văn bản, Phông chữ, màu trắng, ảnh chụp màn hình&#10;&#10;Mô tả được tạo tự động"/>
                    <pic:cNvPicPr/>
                  </pic:nvPicPr>
                  <pic:blipFill>
                    <a:blip r:embed="rId10"/>
                    <a:stretch>
                      <a:fillRect/>
                    </a:stretch>
                  </pic:blipFill>
                  <pic:spPr>
                    <a:xfrm>
                      <a:off x="0" y="0"/>
                      <a:ext cx="5579745" cy="826770"/>
                    </a:xfrm>
                    <a:prstGeom prst="rect">
                      <a:avLst/>
                    </a:prstGeom>
                  </pic:spPr>
                </pic:pic>
              </a:graphicData>
            </a:graphic>
          </wp:inline>
        </w:drawing>
      </w:r>
    </w:p>
    <w:p w14:paraId="104FBA63" w14:textId="77777777" w:rsidR="00384D59" w:rsidRDefault="00384D59" w:rsidP="00384D59">
      <w:pPr>
        <w:ind w:left="2160" w:firstLine="720"/>
        <w:rPr>
          <w:i/>
          <w:iCs/>
          <w:sz w:val="16"/>
          <w:szCs w:val="16"/>
          <w:lang w:val="en-US"/>
        </w:rPr>
      </w:pPr>
      <w:r w:rsidRPr="00CE62DE">
        <w:rPr>
          <w:i/>
          <w:iCs/>
          <w:sz w:val="16"/>
          <w:szCs w:val="16"/>
          <w:lang w:val="en-US"/>
        </w:rPr>
        <w:t xml:space="preserve">Figure </w:t>
      </w:r>
      <w:r>
        <w:rPr>
          <w:i/>
          <w:iCs/>
          <w:sz w:val="16"/>
          <w:szCs w:val="16"/>
          <w:lang w:val="en-US"/>
        </w:rPr>
        <w:t>3</w:t>
      </w:r>
      <w:r w:rsidRPr="00CE62DE">
        <w:rPr>
          <w:i/>
          <w:iCs/>
          <w:sz w:val="16"/>
          <w:szCs w:val="16"/>
          <w:lang w:val="en-US"/>
        </w:rPr>
        <w:t xml:space="preserve">. CRYSTAL-DILITHIUM </w:t>
      </w:r>
      <w:r>
        <w:rPr>
          <w:i/>
          <w:iCs/>
          <w:sz w:val="16"/>
          <w:szCs w:val="16"/>
          <w:lang w:val="en-US"/>
        </w:rPr>
        <w:t>VERIFICATION</w:t>
      </w:r>
    </w:p>
    <w:p w14:paraId="5DAE184B" w14:textId="77777777" w:rsidR="00384D59" w:rsidRPr="00CE62DE" w:rsidRDefault="00384D59" w:rsidP="00384D59">
      <w:pPr>
        <w:rPr>
          <w:i/>
          <w:iCs/>
          <w:sz w:val="16"/>
          <w:szCs w:val="16"/>
          <w:lang w:val="en-US"/>
        </w:rPr>
      </w:pPr>
    </w:p>
    <w:p w14:paraId="7AE6D527" w14:textId="77777777" w:rsidR="00384D59" w:rsidRPr="00071B51" w:rsidRDefault="00384D59" w:rsidP="00384D59">
      <w:pPr>
        <w:rPr>
          <w:b/>
          <w:bCs/>
        </w:rPr>
      </w:pPr>
    </w:p>
    <w:p w14:paraId="048C2631" w14:textId="77777777" w:rsidR="00384D59" w:rsidRPr="00071B51" w:rsidRDefault="00384D59" w:rsidP="00384D59">
      <w:pPr>
        <w:pStyle w:val="u1"/>
        <w:numPr>
          <w:ilvl w:val="0"/>
          <w:numId w:val="0"/>
        </w:numPr>
        <w:ind w:left="360" w:hanging="360"/>
        <w:rPr>
          <w:b w:val="0"/>
          <w:bCs/>
          <w:sz w:val="36"/>
          <w:szCs w:val="36"/>
        </w:rPr>
      </w:pPr>
      <w:bookmarkStart w:id="36" w:name="_Toc138625941"/>
      <w:bookmarkStart w:id="37" w:name="_Toc138626239"/>
      <w:bookmarkStart w:id="38" w:name="_Toc138626344"/>
      <w:r w:rsidRPr="00071B51">
        <w:rPr>
          <w:b w:val="0"/>
          <w:bCs/>
          <w:sz w:val="36"/>
          <w:szCs w:val="36"/>
        </w:rPr>
        <w:t>3. IMPLEMENTATION</w:t>
      </w:r>
      <w:bookmarkEnd w:id="36"/>
      <w:bookmarkEnd w:id="37"/>
      <w:bookmarkEnd w:id="38"/>
    </w:p>
    <w:p w14:paraId="0FA1E45F" w14:textId="77777777" w:rsidR="00384D59" w:rsidRPr="00071B51" w:rsidRDefault="00384D59" w:rsidP="00384D59">
      <w:pPr>
        <w:pStyle w:val="u2"/>
        <w:numPr>
          <w:ilvl w:val="0"/>
          <w:numId w:val="0"/>
        </w:numPr>
        <w:ind w:left="567" w:hanging="567"/>
        <w:rPr>
          <w:rFonts w:cs="Times New Roman"/>
          <w:b w:val="0"/>
          <w:bCs w:val="0"/>
          <w:sz w:val="28"/>
          <w:szCs w:val="28"/>
          <w:lang w:val="en-US"/>
        </w:rPr>
      </w:pPr>
      <w:bookmarkStart w:id="39" w:name="_Toc138625942"/>
      <w:bookmarkStart w:id="40" w:name="_Toc138626240"/>
      <w:bookmarkStart w:id="41" w:name="_Toc138626345"/>
      <w:r w:rsidRPr="00071B51">
        <w:rPr>
          <w:rFonts w:cs="Times New Roman"/>
          <w:b w:val="0"/>
          <w:bCs w:val="0"/>
          <w:sz w:val="28"/>
          <w:szCs w:val="28"/>
          <w:lang w:val="en-US"/>
        </w:rPr>
        <w:t>3.1. TOOLS AND RESOURCES</w:t>
      </w:r>
      <w:bookmarkEnd w:id="39"/>
      <w:bookmarkEnd w:id="40"/>
      <w:bookmarkEnd w:id="41"/>
    </w:p>
    <w:p w14:paraId="50C2B753" w14:textId="77777777" w:rsidR="00384D59" w:rsidRPr="00BD6C7D" w:rsidRDefault="00384D59" w:rsidP="00384D59">
      <w:pPr>
        <w:pStyle w:val="oancuaDanhsach"/>
        <w:numPr>
          <w:ilvl w:val="0"/>
          <w:numId w:val="3"/>
        </w:numPr>
      </w:pPr>
      <w:r w:rsidRPr="00071B51">
        <w:rPr>
          <w:rFonts w:asciiTheme="majorHAnsi" w:hAnsiTheme="majorHAnsi"/>
        </w:rPr>
        <w:t>Programming Language: Python</w:t>
      </w:r>
    </w:p>
    <w:p w14:paraId="58FFC870" w14:textId="77777777" w:rsidR="00384D59" w:rsidRPr="00071B51" w:rsidRDefault="00384D59" w:rsidP="00384D59">
      <w:pPr>
        <w:ind w:left="360"/>
        <w:rPr>
          <w:rFonts w:cs="Times New Roman"/>
          <w:color w:val="000000" w:themeColor="text1"/>
          <w:szCs w:val="26"/>
          <w:lang w:val="en-US"/>
        </w:rPr>
      </w:pPr>
      <w:r w:rsidRPr="00071B51">
        <w:rPr>
          <w:rFonts w:cs="Times New Roman"/>
          <w:szCs w:val="26"/>
          <w:lang w:val="en-US"/>
        </w:rPr>
        <w:t xml:space="preserve">Python provides a </w:t>
      </w:r>
      <w:r w:rsidRPr="00071B51">
        <w:rPr>
          <w:rFonts w:cs="Times New Roman"/>
          <w:color w:val="000000" w:themeColor="text1"/>
          <w:szCs w:val="26"/>
        </w:rPr>
        <w:t>variety of packages to support this scheme</w:t>
      </w:r>
      <w:r w:rsidRPr="00071B51">
        <w:rPr>
          <w:rFonts w:cs="Times New Roman"/>
          <w:color w:val="000000" w:themeColor="text1"/>
          <w:szCs w:val="26"/>
          <w:lang w:val="en-US"/>
        </w:rPr>
        <w:t>. In this project, our group utilizes Dilithium-py, BeautifulSoup,Element-Tree,…</w:t>
      </w:r>
    </w:p>
    <w:p w14:paraId="67B94FFF" w14:textId="77777777" w:rsidR="00384D59" w:rsidRPr="00071B51" w:rsidRDefault="00384D59" w:rsidP="00384D59">
      <w:pPr>
        <w:pStyle w:val="oancuaDanhsach"/>
        <w:numPr>
          <w:ilvl w:val="0"/>
          <w:numId w:val="3"/>
        </w:numPr>
        <w:rPr>
          <w:rFonts w:asciiTheme="majorHAnsi" w:hAnsiTheme="majorHAnsi"/>
        </w:rPr>
      </w:pPr>
      <w:r w:rsidRPr="00071B51">
        <w:rPr>
          <w:rFonts w:asciiTheme="majorHAnsi" w:hAnsiTheme="majorHAnsi"/>
          <w:color w:val="000000" w:themeColor="text1"/>
        </w:rPr>
        <w:t>Database: MongoDB</w:t>
      </w:r>
    </w:p>
    <w:p w14:paraId="4B3EC546" w14:textId="77777777" w:rsidR="00384D59" w:rsidRPr="00071B51" w:rsidRDefault="00384D59" w:rsidP="00384D59">
      <w:pPr>
        <w:ind w:left="360"/>
        <w:rPr>
          <w:szCs w:val="26"/>
        </w:rPr>
      </w:pPr>
      <w:r w:rsidRPr="00071B51">
        <w:rPr>
          <w:szCs w:val="26"/>
        </w:rPr>
        <w:t>MongoDB is an open-source NoSQL database management system designed to store and query data in a document-oriented format, independent of the application schema.</w:t>
      </w:r>
    </w:p>
    <w:p w14:paraId="4222EDE3" w14:textId="77777777" w:rsidR="00384D59" w:rsidRDefault="00384D59" w:rsidP="00384D59">
      <w:pPr>
        <w:ind w:left="360"/>
        <w:rPr>
          <w:szCs w:val="26"/>
        </w:rPr>
      </w:pPr>
      <w:r w:rsidRPr="00071B51">
        <w:rPr>
          <w:szCs w:val="26"/>
        </w:rPr>
        <w:t>MongoDB is widely used in web applications, mobile applications, IoT systems, and applications that require scalability and flexibility in data storage and querying.</w:t>
      </w:r>
    </w:p>
    <w:p w14:paraId="510D070A" w14:textId="77777777" w:rsidR="00384D59" w:rsidRDefault="00384D59" w:rsidP="00384D59">
      <w:pPr>
        <w:pStyle w:val="u2"/>
        <w:numPr>
          <w:ilvl w:val="0"/>
          <w:numId w:val="0"/>
        </w:numPr>
        <w:ind w:left="567" w:hanging="567"/>
        <w:rPr>
          <w:sz w:val="28"/>
          <w:szCs w:val="28"/>
          <w:lang w:val="en-US"/>
        </w:rPr>
      </w:pPr>
      <w:bookmarkStart w:id="42" w:name="_Toc138625943"/>
      <w:bookmarkStart w:id="43" w:name="_Toc138626241"/>
      <w:bookmarkStart w:id="44" w:name="_Toc138626346"/>
      <w:r w:rsidRPr="00071B51">
        <w:rPr>
          <w:sz w:val="28"/>
          <w:szCs w:val="28"/>
          <w:lang w:val="en-US"/>
        </w:rPr>
        <w:t>3.2. DESIGN AND CODE</w:t>
      </w:r>
      <w:bookmarkEnd w:id="42"/>
      <w:bookmarkEnd w:id="43"/>
      <w:bookmarkEnd w:id="44"/>
    </w:p>
    <w:p w14:paraId="7BD3E1D9" w14:textId="77777777" w:rsidR="00384D59" w:rsidRPr="00071B51" w:rsidRDefault="00384D59" w:rsidP="00384D59">
      <w:pPr>
        <w:pStyle w:val="u3"/>
        <w:numPr>
          <w:ilvl w:val="0"/>
          <w:numId w:val="0"/>
        </w:numPr>
        <w:ind w:left="1078" w:hanging="851"/>
        <w:rPr>
          <w:b w:val="0"/>
          <w:bCs w:val="0"/>
          <w:szCs w:val="26"/>
          <w:lang w:val="en-US"/>
        </w:rPr>
      </w:pPr>
      <w:bookmarkStart w:id="45" w:name="_Toc138625944"/>
      <w:bookmarkStart w:id="46" w:name="_Toc138626242"/>
      <w:bookmarkStart w:id="47" w:name="_Toc138626347"/>
      <w:r w:rsidRPr="00071B51">
        <w:rPr>
          <w:b w:val="0"/>
          <w:bCs w:val="0"/>
          <w:szCs w:val="26"/>
          <w:lang w:val="en-US"/>
        </w:rPr>
        <w:t>3.2.1 SYSTEM DESIGN</w:t>
      </w:r>
      <w:bookmarkEnd w:id="45"/>
      <w:bookmarkEnd w:id="46"/>
      <w:bookmarkEnd w:id="47"/>
    </w:p>
    <w:p w14:paraId="0A8C2C29" w14:textId="77777777" w:rsidR="00384D59" w:rsidRDefault="00384D59" w:rsidP="00384D59">
      <w:pPr>
        <w:rPr>
          <w:b/>
          <w:bCs/>
          <w:sz w:val="28"/>
          <w:szCs w:val="28"/>
          <w:lang w:val="en-US"/>
        </w:rPr>
      </w:pPr>
      <w:r>
        <w:rPr>
          <w:b/>
          <w:bCs/>
          <w:sz w:val="28"/>
          <w:szCs w:val="28"/>
          <w:lang w:val="en-US"/>
        </w:rPr>
        <w:tab/>
      </w:r>
    </w:p>
    <w:p w14:paraId="3E86CAC8" w14:textId="77777777" w:rsidR="00384D59" w:rsidRDefault="00384D59" w:rsidP="00384D59">
      <w:pPr>
        <w:rPr>
          <w:b/>
          <w:bCs/>
          <w:sz w:val="28"/>
          <w:szCs w:val="28"/>
          <w:lang w:val="en-US"/>
        </w:rPr>
      </w:pPr>
    </w:p>
    <w:p w14:paraId="541E22BD" w14:textId="77777777" w:rsidR="00384D59" w:rsidRDefault="00384D59" w:rsidP="00384D59">
      <w:pPr>
        <w:rPr>
          <w:b/>
          <w:bCs/>
          <w:sz w:val="28"/>
          <w:szCs w:val="28"/>
          <w:lang w:val="en-US"/>
        </w:rPr>
      </w:pPr>
    </w:p>
    <w:p w14:paraId="23277C76" w14:textId="77777777" w:rsidR="00384D59" w:rsidRDefault="00384D59" w:rsidP="00384D59">
      <w:pPr>
        <w:ind w:left="2160" w:firstLine="720"/>
        <w:rPr>
          <w:b/>
          <w:bCs/>
          <w:sz w:val="28"/>
          <w:szCs w:val="28"/>
          <w:lang w:val="en-US"/>
        </w:rPr>
      </w:pPr>
      <w:r w:rsidRPr="00CE62DE">
        <w:rPr>
          <w:i/>
          <w:iCs/>
          <w:sz w:val="16"/>
          <w:szCs w:val="16"/>
          <w:lang w:val="en-US"/>
        </w:rPr>
        <w:t xml:space="preserve">Figure </w:t>
      </w:r>
      <w:r>
        <w:rPr>
          <w:i/>
          <w:iCs/>
          <w:sz w:val="16"/>
          <w:szCs w:val="16"/>
          <w:lang w:val="en-US"/>
        </w:rPr>
        <w:t>4</w:t>
      </w:r>
      <w:r w:rsidRPr="00CE62DE">
        <w:rPr>
          <w:i/>
          <w:iCs/>
          <w:sz w:val="16"/>
          <w:szCs w:val="16"/>
          <w:lang w:val="en-US"/>
        </w:rPr>
        <w:t xml:space="preserve">. </w:t>
      </w:r>
      <w:r>
        <w:rPr>
          <w:i/>
          <w:iCs/>
          <w:sz w:val="16"/>
          <w:szCs w:val="16"/>
          <w:lang w:val="en-US"/>
        </w:rPr>
        <w:t>SYSTEM DESIGN</w:t>
      </w:r>
    </w:p>
    <w:p w14:paraId="3CDE7F81" w14:textId="77777777" w:rsidR="00384D59" w:rsidRDefault="00384D59" w:rsidP="00384D59">
      <w:pPr>
        <w:rPr>
          <w:szCs w:val="26"/>
          <w:lang w:val="en-US"/>
        </w:rPr>
      </w:pPr>
      <w:r>
        <w:rPr>
          <w:szCs w:val="26"/>
          <w:lang w:val="en-US"/>
        </w:rPr>
        <w:t>Our design contains 3 main nodes:  Seller, Bank, Buyer.</w:t>
      </w:r>
    </w:p>
    <w:p w14:paraId="3ECE3A06" w14:textId="77777777" w:rsidR="00384D59" w:rsidRPr="00264B63" w:rsidRDefault="00384D59" w:rsidP="00384D59">
      <w:pPr>
        <w:pStyle w:val="oancuaDanhsach"/>
        <w:numPr>
          <w:ilvl w:val="0"/>
          <w:numId w:val="3"/>
        </w:numPr>
      </w:pPr>
      <w:r w:rsidRPr="00264B63">
        <w:t>Seller: Create the invoices, generate the keys, sign the invoices then send to the buyer.</w:t>
      </w:r>
    </w:p>
    <w:p w14:paraId="0894E0EF" w14:textId="77777777" w:rsidR="00384D59" w:rsidRPr="00264B63" w:rsidRDefault="00384D59" w:rsidP="00384D59">
      <w:pPr>
        <w:pStyle w:val="oancuaDanhsach"/>
        <w:numPr>
          <w:ilvl w:val="0"/>
          <w:numId w:val="3"/>
        </w:numPr>
      </w:pPr>
      <w:r w:rsidRPr="00264B63">
        <w:t>Buyer: Receives the invoices, create the receipts, generate the keys, sign the receipts then send to the Bank to verify.</w:t>
      </w:r>
    </w:p>
    <w:p w14:paraId="5285E1C0" w14:textId="77777777" w:rsidR="00384D59" w:rsidRPr="00071B51" w:rsidRDefault="00384D59" w:rsidP="00384D59">
      <w:pPr>
        <w:pStyle w:val="oancuaDanhsach"/>
        <w:numPr>
          <w:ilvl w:val="0"/>
          <w:numId w:val="3"/>
        </w:numPr>
      </w:pPr>
      <w:r w:rsidRPr="00264B63">
        <w:t xml:space="preserve">Bank: Receives the receipts, verify the receipts. </w:t>
      </w:r>
    </w:p>
    <w:p w14:paraId="7532740A" w14:textId="77777777" w:rsidR="00384D59" w:rsidRDefault="00384D59" w:rsidP="00384D59">
      <w:pPr>
        <w:rPr>
          <w:b/>
          <w:bCs/>
          <w:sz w:val="28"/>
          <w:szCs w:val="28"/>
          <w:lang w:val="en-US"/>
        </w:rPr>
      </w:pPr>
    </w:p>
    <w:p w14:paraId="2B9A960D" w14:textId="77777777" w:rsidR="00384D59" w:rsidRDefault="00384D59" w:rsidP="00384D59">
      <w:pPr>
        <w:pStyle w:val="u3"/>
        <w:numPr>
          <w:ilvl w:val="0"/>
          <w:numId w:val="0"/>
        </w:numPr>
        <w:ind w:left="1078" w:hanging="851"/>
        <w:rPr>
          <w:szCs w:val="26"/>
          <w:lang w:val="en-US"/>
        </w:rPr>
      </w:pPr>
      <w:bookmarkStart w:id="48" w:name="_Toc138625945"/>
      <w:bookmarkStart w:id="49" w:name="_Toc138626243"/>
      <w:bookmarkStart w:id="50" w:name="_Toc138626348"/>
      <w:r w:rsidRPr="00CE62DE">
        <w:rPr>
          <w:b w:val="0"/>
          <w:bCs w:val="0"/>
          <w:szCs w:val="26"/>
          <w:lang w:val="en-US"/>
        </w:rPr>
        <w:t>3.2.</w:t>
      </w:r>
      <w:r>
        <w:rPr>
          <w:b w:val="0"/>
          <w:bCs w:val="0"/>
          <w:szCs w:val="26"/>
          <w:lang w:val="en-US"/>
        </w:rPr>
        <w:t>2</w:t>
      </w:r>
      <w:r w:rsidRPr="00CE62DE">
        <w:rPr>
          <w:b w:val="0"/>
          <w:bCs w:val="0"/>
          <w:szCs w:val="26"/>
          <w:lang w:val="en-US"/>
        </w:rPr>
        <w:t xml:space="preserve"> </w:t>
      </w:r>
      <w:r>
        <w:rPr>
          <w:b w:val="0"/>
          <w:bCs w:val="0"/>
          <w:szCs w:val="26"/>
          <w:lang w:val="en-US"/>
        </w:rPr>
        <w:t>SELLER</w:t>
      </w:r>
      <w:bookmarkEnd w:id="48"/>
      <w:bookmarkEnd w:id="49"/>
      <w:bookmarkEnd w:id="50"/>
    </w:p>
    <w:p w14:paraId="647B3248" w14:textId="77777777" w:rsidR="00384D59" w:rsidRPr="00071B51" w:rsidRDefault="00384D59" w:rsidP="00384D59">
      <w:pPr>
        <w:rPr>
          <w:szCs w:val="26"/>
          <w:lang w:val="en-US"/>
        </w:rPr>
      </w:pPr>
      <w:r>
        <w:rPr>
          <w:szCs w:val="26"/>
          <w:lang w:val="en-US"/>
        </w:rPr>
        <w:t>Đầu tiên người bán sẽ tạo file Invoice ở định dạng XML</w:t>
      </w:r>
    </w:p>
    <w:p w14:paraId="6544F1E2" w14:textId="77777777" w:rsidR="00384D59" w:rsidRDefault="00384D59" w:rsidP="00384D59">
      <w:pPr>
        <w:rPr>
          <w:szCs w:val="26"/>
          <w:lang w:val="en-US"/>
        </w:rPr>
      </w:pPr>
      <w:r w:rsidRPr="00264B63">
        <w:rPr>
          <w:rFonts w:ascii="Times New Roman" w:hAnsi="Times New Roman" w:cs="Times New Roman"/>
          <w:b/>
          <w:bCs/>
          <w:noProof/>
          <w:sz w:val="28"/>
          <w:szCs w:val="28"/>
          <w:lang w:val="en-US"/>
        </w:rPr>
        <w:drawing>
          <wp:inline distT="0" distB="0" distL="0" distR="0" wp14:anchorId="245220F6" wp14:editId="7DC73E7A">
            <wp:extent cx="5579745" cy="2684145"/>
            <wp:effectExtent l="0" t="0" r="0" b="0"/>
            <wp:docPr id="1074997478"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97478" name="Hình ảnh 1" descr="Ảnh có chứa văn bản, ảnh chụp màn hình&#10;&#10;Mô tả được tạo tự động"/>
                    <pic:cNvPicPr/>
                  </pic:nvPicPr>
                  <pic:blipFill>
                    <a:blip r:embed="rId11"/>
                    <a:stretch>
                      <a:fillRect/>
                    </a:stretch>
                  </pic:blipFill>
                  <pic:spPr>
                    <a:xfrm>
                      <a:off x="0" y="0"/>
                      <a:ext cx="5579745" cy="2684145"/>
                    </a:xfrm>
                    <a:prstGeom prst="rect">
                      <a:avLst/>
                    </a:prstGeom>
                  </pic:spPr>
                </pic:pic>
              </a:graphicData>
            </a:graphic>
          </wp:inline>
        </w:drawing>
      </w:r>
    </w:p>
    <w:p w14:paraId="2100635D" w14:textId="77777777" w:rsidR="00384D59" w:rsidRDefault="00384D59" w:rsidP="00384D59">
      <w:pPr>
        <w:ind w:left="2880" w:firstLine="720"/>
        <w:rPr>
          <w:b/>
          <w:bCs/>
          <w:sz w:val="28"/>
          <w:szCs w:val="28"/>
          <w:lang w:val="en-US"/>
        </w:rPr>
      </w:pPr>
      <w:r w:rsidRPr="00CE62DE">
        <w:rPr>
          <w:i/>
          <w:iCs/>
          <w:sz w:val="16"/>
          <w:szCs w:val="16"/>
          <w:lang w:val="en-US"/>
        </w:rPr>
        <w:t xml:space="preserve">Figure </w:t>
      </w:r>
      <w:r>
        <w:rPr>
          <w:i/>
          <w:iCs/>
          <w:sz w:val="16"/>
          <w:szCs w:val="16"/>
          <w:lang w:val="en-US"/>
        </w:rPr>
        <w:t>5</w:t>
      </w:r>
      <w:r w:rsidRPr="00CE62DE">
        <w:rPr>
          <w:i/>
          <w:iCs/>
          <w:sz w:val="16"/>
          <w:szCs w:val="16"/>
          <w:lang w:val="en-US"/>
        </w:rPr>
        <w:t xml:space="preserve">. </w:t>
      </w:r>
      <w:r>
        <w:rPr>
          <w:i/>
          <w:iCs/>
          <w:sz w:val="16"/>
          <w:szCs w:val="16"/>
          <w:lang w:val="en-US"/>
        </w:rPr>
        <w:t>INVOICES</w:t>
      </w:r>
    </w:p>
    <w:p w14:paraId="26F0AEB8" w14:textId="77777777" w:rsidR="00384D59" w:rsidRDefault="00384D59" w:rsidP="00384D59">
      <w:pPr>
        <w:rPr>
          <w:szCs w:val="26"/>
          <w:lang w:val="en-US"/>
        </w:rPr>
      </w:pPr>
    </w:p>
    <w:p w14:paraId="7A6B8AB4" w14:textId="77777777" w:rsidR="00384D59" w:rsidRPr="00737CE3" w:rsidRDefault="00384D59" w:rsidP="00384D59">
      <w:pPr>
        <w:pBdr>
          <w:top w:val="single" w:sz="4" w:space="1" w:color="auto"/>
          <w:left w:val="single" w:sz="4" w:space="4" w:color="auto"/>
          <w:bottom w:val="single" w:sz="4" w:space="31" w:color="auto"/>
          <w:right w:val="single" w:sz="4" w:space="4" w:color="auto"/>
        </w:pBdr>
        <w:rPr>
          <w:rFonts w:ascii="Times New Roman" w:hAnsi="Times New Roman" w:cs="Times New Roman"/>
          <w:sz w:val="20"/>
          <w:szCs w:val="20"/>
        </w:rPr>
      </w:pPr>
      <w:r w:rsidRPr="00737CE3">
        <w:rPr>
          <w:rFonts w:ascii="Times New Roman" w:hAnsi="Times New Roman" w:cs="Times New Roman"/>
          <w:sz w:val="20"/>
          <w:szCs w:val="20"/>
        </w:rPr>
        <w:t>def KEYGEN():</w:t>
      </w:r>
    </w:p>
    <w:p w14:paraId="0AB50EA2" w14:textId="77777777" w:rsidR="00384D59" w:rsidRPr="00737CE3" w:rsidRDefault="00384D59" w:rsidP="00384D59">
      <w:pPr>
        <w:pBdr>
          <w:top w:val="single" w:sz="4" w:space="1" w:color="auto"/>
          <w:left w:val="single" w:sz="4" w:space="4" w:color="auto"/>
          <w:bottom w:val="single" w:sz="4" w:space="31" w:color="auto"/>
          <w:right w:val="single" w:sz="4" w:space="4" w:color="auto"/>
        </w:pBdr>
        <w:rPr>
          <w:rFonts w:ascii="Times New Roman" w:hAnsi="Times New Roman" w:cs="Times New Roman"/>
          <w:sz w:val="20"/>
          <w:szCs w:val="20"/>
        </w:rPr>
      </w:pPr>
      <w:r w:rsidRPr="00737CE3">
        <w:rPr>
          <w:rFonts w:ascii="Times New Roman" w:hAnsi="Times New Roman" w:cs="Times New Roman"/>
          <w:sz w:val="20"/>
          <w:szCs w:val="20"/>
        </w:rPr>
        <w:t xml:space="preserve">    pk, sk = Dilithium2.keygen()</w:t>
      </w:r>
    </w:p>
    <w:p w14:paraId="5EFF1E6A" w14:textId="77777777" w:rsidR="00384D59" w:rsidRPr="00737CE3" w:rsidRDefault="00384D59" w:rsidP="00384D59">
      <w:pPr>
        <w:pBdr>
          <w:top w:val="single" w:sz="4" w:space="1" w:color="auto"/>
          <w:left w:val="single" w:sz="4" w:space="4" w:color="auto"/>
          <w:bottom w:val="single" w:sz="4" w:space="31" w:color="auto"/>
          <w:right w:val="single" w:sz="4" w:space="4" w:color="auto"/>
        </w:pBdr>
        <w:rPr>
          <w:rFonts w:ascii="Times New Roman" w:hAnsi="Times New Roman" w:cs="Times New Roman"/>
          <w:sz w:val="20"/>
          <w:szCs w:val="20"/>
        </w:rPr>
      </w:pPr>
      <w:r w:rsidRPr="00737CE3">
        <w:rPr>
          <w:rFonts w:ascii="Times New Roman" w:hAnsi="Times New Roman" w:cs="Times New Roman"/>
          <w:sz w:val="20"/>
          <w:szCs w:val="20"/>
        </w:rPr>
        <w:t xml:space="preserve">    pk_hex = pk.hex()</w:t>
      </w:r>
    </w:p>
    <w:p w14:paraId="7C3E9FDF" w14:textId="77777777" w:rsidR="00384D59" w:rsidRPr="00737CE3" w:rsidRDefault="00384D59" w:rsidP="00384D59">
      <w:pPr>
        <w:pBdr>
          <w:top w:val="single" w:sz="4" w:space="1" w:color="auto"/>
          <w:left w:val="single" w:sz="4" w:space="4" w:color="auto"/>
          <w:bottom w:val="single" w:sz="4" w:space="31" w:color="auto"/>
          <w:right w:val="single" w:sz="4" w:space="4" w:color="auto"/>
        </w:pBdr>
        <w:rPr>
          <w:rFonts w:ascii="Times New Roman" w:hAnsi="Times New Roman" w:cs="Times New Roman"/>
          <w:sz w:val="20"/>
          <w:szCs w:val="20"/>
        </w:rPr>
      </w:pPr>
      <w:r w:rsidRPr="00737CE3">
        <w:rPr>
          <w:rFonts w:ascii="Times New Roman" w:hAnsi="Times New Roman" w:cs="Times New Roman"/>
          <w:sz w:val="20"/>
          <w:szCs w:val="20"/>
        </w:rPr>
        <w:t xml:space="preserve">    with open("PublicKey.txt", "w") as f:</w:t>
      </w:r>
    </w:p>
    <w:p w14:paraId="09882646" w14:textId="77777777" w:rsidR="00384D59" w:rsidRPr="00737CE3" w:rsidRDefault="00384D59" w:rsidP="00384D59">
      <w:pPr>
        <w:pBdr>
          <w:top w:val="single" w:sz="4" w:space="1" w:color="auto"/>
          <w:left w:val="single" w:sz="4" w:space="4" w:color="auto"/>
          <w:bottom w:val="single" w:sz="4" w:space="31" w:color="auto"/>
          <w:right w:val="single" w:sz="4" w:space="4" w:color="auto"/>
        </w:pBdr>
        <w:rPr>
          <w:rFonts w:ascii="Times New Roman" w:hAnsi="Times New Roman" w:cs="Times New Roman"/>
          <w:sz w:val="20"/>
          <w:szCs w:val="20"/>
        </w:rPr>
      </w:pPr>
      <w:r w:rsidRPr="00737CE3">
        <w:rPr>
          <w:rFonts w:ascii="Times New Roman" w:hAnsi="Times New Roman" w:cs="Times New Roman"/>
          <w:sz w:val="20"/>
          <w:szCs w:val="20"/>
        </w:rPr>
        <w:t xml:space="preserve">        f.write(pk_hex)</w:t>
      </w:r>
    </w:p>
    <w:p w14:paraId="47311370" w14:textId="77777777" w:rsidR="00384D59" w:rsidRPr="00071B51" w:rsidRDefault="00384D59" w:rsidP="00384D59">
      <w:pPr>
        <w:pBdr>
          <w:top w:val="single" w:sz="4" w:space="1" w:color="auto"/>
          <w:left w:val="single" w:sz="4" w:space="4" w:color="auto"/>
          <w:bottom w:val="single" w:sz="4" w:space="31" w:color="auto"/>
          <w:right w:val="single" w:sz="4" w:space="4" w:color="auto"/>
        </w:pBdr>
        <w:rPr>
          <w:sz w:val="20"/>
          <w:szCs w:val="20"/>
        </w:rPr>
      </w:pPr>
      <w:r w:rsidRPr="00737CE3">
        <w:rPr>
          <w:rFonts w:ascii="Times New Roman" w:hAnsi="Times New Roman" w:cs="Times New Roman"/>
          <w:sz w:val="20"/>
          <w:szCs w:val="20"/>
        </w:rPr>
        <w:lastRenderedPageBreak/>
        <w:t xml:space="preserve">    return pk_hex, sk</w:t>
      </w:r>
    </w:p>
    <w:p w14:paraId="40C37885" w14:textId="77777777" w:rsidR="00384D59" w:rsidRPr="005A7023" w:rsidRDefault="00384D59" w:rsidP="00384D59">
      <w:pPr>
        <w:rPr>
          <w:rFonts w:ascii="Times New Roman" w:eastAsia="Times New Roman" w:hAnsi="Times New Roman" w:cs="Times New Roman"/>
          <w:b/>
          <w:sz w:val="30"/>
          <w:szCs w:val="30"/>
        </w:rPr>
      </w:pPr>
      <w:bookmarkStart w:id="51" w:name="_Toc140297269"/>
      <w:bookmarkStart w:id="52" w:name="_Toc142813558"/>
    </w:p>
    <w:p w14:paraId="25F34F13" w14:textId="77777777" w:rsidR="00384D59" w:rsidRPr="00071B51" w:rsidRDefault="00384D59" w:rsidP="00384D59">
      <w:pPr>
        <w:rPr>
          <w:rFonts w:ascii="Times New Roman" w:eastAsia="Times New Roman" w:hAnsi="Times New Roman" w:cs="Times New Roman"/>
          <w:bCs/>
          <w:sz w:val="20"/>
          <w:szCs w:val="20"/>
          <w:lang w:val="en-US"/>
        </w:rPr>
      </w:pPr>
      <w:r w:rsidRPr="00071B51">
        <w:rPr>
          <w:rFonts w:ascii="Times New Roman" w:eastAsia="Times New Roman" w:hAnsi="Times New Roman" w:cs="Times New Roman"/>
          <w:bCs/>
          <w:sz w:val="20"/>
          <w:szCs w:val="20"/>
        </w:rPr>
        <w:t>Dilithium2.keygen() generates a new random public-private key pair using the Dilithium2 algorithm.</w:t>
      </w:r>
      <w:r w:rsidRPr="00071B51">
        <w:rPr>
          <w:rFonts w:ascii="Times New Roman" w:eastAsia="Times New Roman" w:hAnsi="Times New Roman" w:cs="Times New Roman"/>
          <w:bCs/>
          <w:sz w:val="20"/>
          <w:szCs w:val="20"/>
          <w:lang w:val="en-US"/>
        </w:rPr>
        <w:t xml:space="preserve"> </w:t>
      </w:r>
    </w:p>
    <w:p w14:paraId="022D4DB2" w14:textId="77777777" w:rsidR="00384D59" w:rsidRPr="00071B51" w:rsidRDefault="00384D59" w:rsidP="00384D59">
      <w:pPr>
        <w:rPr>
          <w:rFonts w:ascii="Times New Roman" w:eastAsia="Times New Roman" w:hAnsi="Times New Roman" w:cs="Times New Roman"/>
          <w:bCs/>
          <w:sz w:val="20"/>
          <w:szCs w:val="20"/>
        </w:rPr>
      </w:pPr>
      <w:r w:rsidRPr="00071B51">
        <w:rPr>
          <w:rFonts w:ascii="Times New Roman" w:eastAsia="Times New Roman" w:hAnsi="Times New Roman" w:cs="Times New Roman"/>
          <w:bCs/>
          <w:sz w:val="20"/>
          <w:szCs w:val="20"/>
        </w:rPr>
        <w:t>pk.hex() converts the public key pk to its hexadecimal string representation.</w:t>
      </w:r>
    </w:p>
    <w:p w14:paraId="1F0A4536" w14:textId="77777777" w:rsidR="00384D59" w:rsidRDefault="00384D59" w:rsidP="00384D59">
      <w:pPr>
        <w:rPr>
          <w:rFonts w:ascii="Times New Roman" w:eastAsia="Times New Roman" w:hAnsi="Times New Roman" w:cs="Times New Roman"/>
          <w:bCs/>
          <w:szCs w:val="26"/>
        </w:rPr>
      </w:pPr>
      <w:bookmarkStart w:id="53" w:name="_Toc138625946"/>
      <w:r w:rsidRPr="00071B51">
        <w:rPr>
          <w:rFonts w:ascii="Times New Roman" w:eastAsia="Times New Roman" w:hAnsi="Times New Roman" w:cs="Times New Roman"/>
          <w:bCs/>
          <w:sz w:val="20"/>
          <w:szCs w:val="20"/>
        </w:rPr>
        <w:t>The with statement opens a file named "PublicKey.txt" in write mode and writes the hexadecimal string representation of the public key to the file using the write() method.</w:t>
      </w:r>
      <w:bookmarkEnd w:id="53"/>
    </w:p>
    <w:p w14:paraId="680DEE27" w14:textId="77777777" w:rsidR="00384D59" w:rsidRDefault="00384D59" w:rsidP="00384D59">
      <w:pPr>
        <w:rPr>
          <w:rFonts w:ascii="Times New Roman" w:eastAsia="Times New Roman" w:hAnsi="Times New Roman" w:cs="Times New Roman"/>
          <w:bCs/>
          <w:szCs w:val="26"/>
        </w:rPr>
      </w:pPr>
    </w:p>
    <w:p w14:paraId="79762E39" w14:textId="77777777" w:rsidR="00384D59" w:rsidRDefault="00384D59" w:rsidP="00384D59">
      <w:pPr>
        <w:rPr>
          <w:rFonts w:ascii="Times New Roman" w:eastAsia="Times New Roman" w:hAnsi="Times New Roman" w:cs="Times New Roman"/>
          <w:bCs/>
          <w:szCs w:val="26"/>
        </w:rPr>
      </w:pPr>
    </w:p>
    <w:p w14:paraId="45D83BAA" w14:textId="77777777" w:rsidR="00384D59" w:rsidRPr="00071B51" w:rsidRDefault="00384D59" w:rsidP="00384D59">
      <w:pPr>
        <w:rPr>
          <w:rFonts w:ascii="Times New Roman" w:eastAsia="Times New Roman" w:hAnsi="Times New Roman" w:cs="Times New Roman"/>
          <w:bCs/>
          <w:sz w:val="20"/>
          <w:szCs w:val="20"/>
        </w:rPr>
      </w:pPr>
      <w:bookmarkStart w:id="54" w:name="_Toc138625947"/>
      <w:r w:rsidRPr="00071B51">
        <w:rPr>
          <w:rFonts w:ascii="Times New Roman" w:eastAsia="Times New Roman" w:hAnsi="Times New Roman" w:cs="Times New Roman"/>
          <w:bCs/>
          <w:sz w:val="20"/>
          <w:szCs w:val="20"/>
        </w:rPr>
        <w:t>def SIGN(file_path, sk, client):</w:t>
      </w:r>
      <w:bookmarkEnd w:id="54"/>
    </w:p>
    <w:p w14:paraId="1375C572" w14:textId="77777777" w:rsidR="00384D59" w:rsidRPr="00071B51" w:rsidRDefault="00384D59" w:rsidP="00384D59">
      <w:pPr>
        <w:rPr>
          <w:rFonts w:ascii="Times New Roman" w:eastAsia="Times New Roman" w:hAnsi="Times New Roman" w:cs="Times New Roman"/>
          <w:bCs/>
          <w:sz w:val="20"/>
          <w:szCs w:val="20"/>
        </w:rPr>
      </w:pPr>
      <w:r w:rsidRPr="00071B51">
        <w:rPr>
          <w:rFonts w:ascii="Times New Roman" w:eastAsia="Times New Roman" w:hAnsi="Times New Roman" w:cs="Times New Roman"/>
          <w:bCs/>
          <w:sz w:val="20"/>
          <w:szCs w:val="20"/>
        </w:rPr>
        <w:t xml:space="preserve">    </w:t>
      </w:r>
      <w:bookmarkStart w:id="55" w:name="_Toc138625948"/>
      <w:r w:rsidRPr="00071B51">
        <w:rPr>
          <w:rFonts w:ascii="Times New Roman" w:eastAsia="Times New Roman" w:hAnsi="Times New Roman" w:cs="Times New Roman"/>
          <w:bCs/>
          <w:sz w:val="20"/>
          <w:szCs w:val="20"/>
        </w:rPr>
        <w:t>pk = KEYGEN()</w:t>
      </w:r>
      <w:bookmarkEnd w:id="55"/>
    </w:p>
    <w:p w14:paraId="28247457" w14:textId="77777777" w:rsidR="00384D59" w:rsidRPr="00071B51" w:rsidRDefault="00384D59" w:rsidP="00384D59">
      <w:pPr>
        <w:rPr>
          <w:rFonts w:ascii="Times New Roman" w:eastAsia="Times New Roman" w:hAnsi="Times New Roman" w:cs="Times New Roman"/>
          <w:bCs/>
          <w:sz w:val="20"/>
          <w:szCs w:val="20"/>
        </w:rPr>
      </w:pPr>
      <w:r w:rsidRPr="00071B51">
        <w:rPr>
          <w:rFonts w:ascii="Times New Roman" w:eastAsia="Times New Roman" w:hAnsi="Times New Roman" w:cs="Times New Roman"/>
          <w:bCs/>
          <w:sz w:val="20"/>
          <w:szCs w:val="20"/>
        </w:rPr>
        <w:t xml:space="preserve">    </w:t>
      </w:r>
      <w:bookmarkStart w:id="56" w:name="_Toc138625949"/>
      <w:r w:rsidRPr="00071B51">
        <w:rPr>
          <w:rFonts w:ascii="Times New Roman" w:eastAsia="Times New Roman" w:hAnsi="Times New Roman" w:cs="Times New Roman"/>
          <w:bCs/>
          <w:sz w:val="20"/>
          <w:szCs w:val="20"/>
        </w:rPr>
        <w:t>#read the XML file</w:t>
      </w:r>
      <w:bookmarkEnd w:id="56"/>
    </w:p>
    <w:p w14:paraId="199003DA" w14:textId="77777777" w:rsidR="00384D59" w:rsidRPr="00071B51" w:rsidRDefault="00384D59" w:rsidP="00384D59">
      <w:pPr>
        <w:rPr>
          <w:rFonts w:ascii="Times New Roman" w:eastAsia="Times New Roman" w:hAnsi="Times New Roman" w:cs="Times New Roman"/>
          <w:bCs/>
          <w:sz w:val="20"/>
          <w:szCs w:val="20"/>
        </w:rPr>
      </w:pPr>
      <w:r w:rsidRPr="00071B51">
        <w:rPr>
          <w:rFonts w:ascii="Times New Roman" w:eastAsia="Times New Roman" w:hAnsi="Times New Roman" w:cs="Times New Roman"/>
          <w:bCs/>
          <w:sz w:val="20"/>
          <w:szCs w:val="20"/>
        </w:rPr>
        <w:t xml:space="preserve">    </w:t>
      </w:r>
      <w:bookmarkStart w:id="57" w:name="_Toc138625950"/>
      <w:r w:rsidRPr="00071B51">
        <w:rPr>
          <w:rFonts w:ascii="Times New Roman" w:eastAsia="Times New Roman" w:hAnsi="Times New Roman" w:cs="Times New Roman"/>
          <w:bCs/>
          <w:sz w:val="20"/>
          <w:szCs w:val="20"/>
        </w:rPr>
        <w:t>with open(file_path, 'r') as f:</w:t>
      </w:r>
      <w:bookmarkEnd w:id="57"/>
    </w:p>
    <w:p w14:paraId="44F0784B" w14:textId="77777777" w:rsidR="00384D59" w:rsidRPr="00071B51" w:rsidRDefault="00384D59" w:rsidP="00384D59">
      <w:pPr>
        <w:rPr>
          <w:rFonts w:ascii="Times New Roman" w:eastAsia="Times New Roman" w:hAnsi="Times New Roman" w:cs="Times New Roman"/>
          <w:bCs/>
          <w:sz w:val="20"/>
          <w:szCs w:val="20"/>
        </w:rPr>
      </w:pPr>
      <w:r w:rsidRPr="00071B51">
        <w:rPr>
          <w:rFonts w:ascii="Times New Roman" w:eastAsia="Times New Roman" w:hAnsi="Times New Roman" w:cs="Times New Roman"/>
          <w:bCs/>
          <w:sz w:val="20"/>
          <w:szCs w:val="20"/>
        </w:rPr>
        <w:t xml:space="preserve">        </w:t>
      </w:r>
      <w:bookmarkStart w:id="58" w:name="_Toc138625951"/>
      <w:r w:rsidRPr="00071B51">
        <w:rPr>
          <w:rFonts w:ascii="Times New Roman" w:eastAsia="Times New Roman" w:hAnsi="Times New Roman" w:cs="Times New Roman"/>
          <w:bCs/>
          <w:sz w:val="20"/>
          <w:szCs w:val="20"/>
        </w:rPr>
        <w:t>xml_string = f.read()</w:t>
      </w:r>
      <w:bookmarkEnd w:id="58"/>
    </w:p>
    <w:p w14:paraId="5843B4A1" w14:textId="77777777" w:rsidR="00384D59" w:rsidRPr="00071B51" w:rsidRDefault="00384D59" w:rsidP="00384D59">
      <w:pPr>
        <w:rPr>
          <w:rFonts w:ascii="Times New Roman" w:eastAsia="Times New Roman" w:hAnsi="Times New Roman" w:cs="Times New Roman"/>
          <w:bCs/>
          <w:sz w:val="20"/>
          <w:szCs w:val="20"/>
        </w:rPr>
      </w:pPr>
    </w:p>
    <w:p w14:paraId="38756718" w14:textId="77777777" w:rsidR="00384D59" w:rsidRPr="00071B51" w:rsidRDefault="00384D59" w:rsidP="00384D59">
      <w:pPr>
        <w:rPr>
          <w:rFonts w:ascii="Times New Roman" w:eastAsia="Times New Roman" w:hAnsi="Times New Roman" w:cs="Times New Roman"/>
          <w:bCs/>
          <w:sz w:val="20"/>
          <w:szCs w:val="20"/>
        </w:rPr>
      </w:pPr>
      <w:r w:rsidRPr="00071B51">
        <w:rPr>
          <w:rFonts w:ascii="Times New Roman" w:eastAsia="Times New Roman" w:hAnsi="Times New Roman" w:cs="Times New Roman"/>
          <w:bCs/>
          <w:sz w:val="20"/>
          <w:szCs w:val="20"/>
        </w:rPr>
        <w:t xml:space="preserve">    </w:t>
      </w:r>
      <w:bookmarkStart w:id="59" w:name="_Toc138625952"/>
      <w:r w:rsidRPr="00071B51">
        <w:rPr>
          <w:rFonts w:ascii="Times New Roman" w:eastAsia="Times New Roman" w:hAnsi="Times New Roman" w:cs="Times New Roman"/>
          <w:bCs/>
          <w:sz w:val="20"/>
          <w:szCs w:val="20"/>
        </w:rPr>
        <w:t># Parse the XML string and get the root element</w:t>
      </w:r>
      <w:bookmarkEnd w:id="59"/>
    </w:p>
    <w:p w14:paraId="0B00DF0F" w14:textId="77777777" w:rsidR="00384D59" w:rsidRPr="00071B51" w:rsidRDefault="00384D59" w:rsidP="00384D59">
      <w:pPr>
        <w:rPr>
          <w:rFonts w:ascii="Times New Roman" w:eastAsia="Times New Roman" w:hAnsi="Times New Roman" w:cs="Times New Roman"/>
          <w:bCs/>
          <w:sz w:val="20"/>
          <w:szCs w:val="20"/>
        </w:rPr>
      </w:pPr>
      <w:r w:rsidRPr="00071B51">
        <w:rPr>
          <w:rFonts w:ascii="Times New Roman" w:eastAsia="Times New Roman" w:hAnsi="Times New Roman" w:cs="Times New Roman"/>
          <w:bCs/>
          <w:sz w:val="20"/>
          <w:szCs w:val="20"/>
        </w:rPr>
        <w:t xml:space="preserve">    </w:t>
      </w:r>
      <w:bookmarkStart w:id="60" w:name="_Toc138625953"/>
      <w:r w:rsidRPr="00071B51">
        <w:rPr>
          <w:rFonts w:ascii="Times New Roman" w:eastAsia="Times New Roman" w:hAnsi="Times New Roman" w:cs="Times New Roman"/>
          <w:bCs/>
          <w:sz w:val="20"/>
          <w:szCs w:val="20"/>
        </w:rPr>
        <w:t>root = ET.fromstring(xml_string)</w:t>
      </w:r>
      <w:bookmarkEnd w:id="60"/>
    </w:p>
    <w:p w14:paraId="3B7A0609" w14:textId="77777777" w:rsidR="00384D59" w:rsidRPr="00071B51" w:rsidRDefault="00384D59" w:rsidP="00384D59">
      <w:pPr>
        <w:rPr>
          <w:rFonts w:ascii="Times New Roman" w:eastAsia="Times New Roman" w:hAnsi="Times New Roman" w:cs="Times New Roman"/>
          <w:bCs/>
          <w:sz w:val="20"/>
          <w:szCs w:val="20"/>
        </w:rPr>
      </w:pPr>
    </w:p>
    <w:p w14:paraId="53465AF7" w14:textId="77777777" w:rsidR="00384D59" w:rsidRPr="00071B51" w:rsidRDefault="00384D59" w:rsidP="00384D59">
      <w:pPr>
        <w:rPr>
          <w:rFonts w:ascii="Times New Roman" w:eastAsia="Times New Roman" w:hAnsi="Times New Roman" w:cs="Times New Roman"/>
          <w:bCs/>
          <w:sz w:val="20"/>
          <w:szCs w:val="20"/>
        </w:rPr>
      </w:pPr>
      <w:r w:rsidRPr="00071B51">
        <w:rPr>
          <w:rFonts w:ascii="Times New Roman" w:eastAsia="Times New Roman" w:hAnsi="Times New Roman" w:cs="Times New Roman"/>
          <w:bCs/>
          <w:sz w:val="20"/>
          <w:szCs w:val="20"/>
        </w:rPr>
        <w:t xml:space="preserve">    </w:t>
      </w:r>
      <w:bookmarkStart w:id="61" w:name="_Toc138625954"/>
      <w:r w:rsidRPr="00071B51">
        <w:rPr>
          <w:rFonts w:ascii="Times New Roman" w:eastAsia="Times New Roman" w:hAnsi="Times New Roman" w:cs="Times New Roman"/>
          <w:bCs/>
          <w:sz w:val="20"/>
          <w:szCs w:val="20"/>
        </w:rPr>
        <w:t># Get the canonical representation of the XML string</w:t>
      </w:r>
      <w:bookmarkEnd w:id="61"/>
    </w:p>
    <w:p w14:paraId="4D1C8B73" w14:textId="77777777" w:rsidR="00384D59" w:rsidRPr="00071B51" w:rsidRDefault="00384D59" w:rsidP="00384D59">
      <w:pPr>
        <w:rPr>
          <w:rFonts w:ascii="Times New Roman" w:eastAsia="Times New Roman" w:hAnsi="Times New Roman" w:cs="Times New Roman"/>
          <w:bCs/>
          <w:sz w:val="20"/>
          <w:szCs w:val="20"/>
        </w:rPr>
      </w:pPr>
      <w:r w:rsidRPr="00071B51">
        <w:rPr>
          <w:rFonts w:ascii="Times New Roman" w:eastAsia="Times New Roman" w:hAnsi="Times New Roman" w:cs="Times New Roman"/>
          <w:bCs/>
          <w:sz w:val="20"/>
          <w:szCs w:val="20"/>
        </w:rPr>
        <w:t xml:space="preserve">    </w:t>
      </w:r>
      <w:bookmarkStart w:id="62" w:name="_Toc138625955"/>
      <w:r w:rsidRPr="00071B51">
        <w:rPr>
          <w:rFonts w:ascii="Times New Roman" w:eastAsia="Times New Roman" w:hAnsi="Times New Roman" w:cs="Times New Roman"/>
          <w:bCs/>
          <w:sz w:val="20"/>
          <w:szCs w:val="20"/>
        </w:rPr>
        <w:t>canonical_xml = ET.tostring(root, encoding="unicode", method="xml")</w:t>
      </w:r>
      <w:bookmarkEnd w:id="62"/>
    </w:p>
    <w:p w14:paraId="5B1E8CD3" w14:textId="77777777" w:rsidR="00384D59" w:rsidRPr="00071B51" w:rsidRDefault="00384D59" w:rsidP="00384D59">
      <w:pPr>
        <w:rPr>
          <w:rFonts w:ascii="Times New Roman" w:eastAsia="Times New Roman" w:hAnsi="Times New Roman" w:cs="Times New Roman"/>
          <w:bCs/>
          <w:sz w:val="20"/>
          <w:szCs w:val="20"/>
        </w:rPr>
      </w:pPr>
    </w:p>
    <w:p w14:paraId="3E0D5085" w14:textId="77777777" w:rsidR="00384D59" w:rsidRPr="00071B51" w:rsidRDefault="00384D59" w:rsidP="00384D59">
      <w:pPr>
        <w:rPr>
          <w:rFonts w:ascii="Times New Roman" w:eastAsia="Times New Roman" w:hAnsi="Times New Roman" w:cs="Times New Roman"/>
          <w:bCs/>
          <w:sz w:val="20"/>
          <w:szCs w:val="20"/>
        </w:rPr>
      </w:pPr>
      <w:r w:rsidRPr="00071B51">
        <w:rPr>
          <w:rFonts w:ascii="Times New Roman" w:eastAsia="Times New Roman" w:hAnsi="Times New Roman" w:cs="Times New Roman"/>
          <w:bCs/>
          <w:sz w:val="20"/>
          <w:szCs w:val="20"/>
        </w:rPr>
        <w:t xml:space="preserve">    </w:t>
      </w:r>
      <w:bookmarkStart w:id="63" w:name="_Toc138625956"/>
      <w:r w:rsidRPr="00071B51">
        <w:rPr>
          <w:rFonts w:ascii="Times New Roman" w:eastAsia="Times New Roman" w:hAnsi="Times New Roman" w:cs="Times New Roman"/>
          <w:bCs/>
          <w:sz w:val="20"/>
          <w:szCs w:val="20"/>
        </w:rPr>
        <w:t># Sign the canonical XML using Dilithium</w:t>
      </w:r>
      <w:bookmarkEnd w:id="63"/>
    </w:p>
    <w:p w14:paraId="1FD6DE4D" w14:textId="77777777" w:rsidR="00384D59" w:rsidRPr="00071B51" w:rsidRDefault="00384D59" w:rsidP="00384D59">
      <w:pPr>
        <w:rPr>
          <w:rFonts w:ascii="Times New Roman" w:eastAsia="Times New Roman" w:hAnsi="Times New Roman" w:cs="Times New Roman"/>
          <w:bCs/>
          <w:sz w:val="20"/>
          <w:szCs w:val="20"/>
        </w:rPr>
      </w:pPr>
      <w:r w:rsidRPr="00071B51">
        <w:rPr>
          <w:rFonts w:ascii="Times New Roman" w:eastAsia="Times New Roman" w:hAnsi="Times New Roman" w:cs="Times New Roman"/>
          <w:bCs/>
          <w:sz w:val="20"/>
          <w:szCs w:val="20"/>
        </w:rPr>
        <w:t xml:space="preserve">    </w:t>
      </w:r>
      <w:bookmarkStart w:id="64" w:name="_Toc138625957"/>
      <w:r w:rsidRPr="00071B51">
        <w:rPr>
          <w:rFonts w:ascii="Times New Roman" w:eastAsia="Times New Roman" w:hAnsi="Times New Roman" w:cs="Times New Roman"/>
          <w:bCs/>
          <w:sz w:val="20"/>
          <w:szCs w:val="20"/>
        </w:rPr>
        <w:t>sig = Dilithium2.sign(sk, canonical_xml.encode())</w:t>
      </w:r>
      <w:bookmarkEnd w:id="64"/>
    </w:p>
    <w:p w14:paraId="111AFD9A" w14:textId="77777777" w:rsidR="00384D59" w:rsidRPr="00071B51" w:rsidRDefault="00384D59" w:rsidP="00384D59">
      <w:pPr>
        <w:rPr>
          <w:rFonts w:ascii="Times New Roman" w:eastAsia="Times New Roman" w:hAnsi="Times New Roman" w:cs="Times New Roman"/>
          <w:bCs/>
          <w:sz w:val="20"/>
          <w:szCs w:val="20"/>
        </w:rPr>
      </w:pPr>
    </w:p>
    <w:p w14:paraId="537FB750" w14:textId="77777777" w:rsidR="00384D59" w:rsidRPr="00071B51" w:rsidRDefault="00384D59" w:rsidP="00384D59">
      <w:pPr>
        <w:rPr>
          <w:rFonts w:ascii="Times New Roman" w:eastAsia="Times New Roman" w:hAnsi="Times New Roman" w:cs="Times New Roman"/>
          <w:bCs/>
          <w:sz w:val="20"/>
          <w:szCs w:val="20"/>
        </w:rPr>
      </w:pPr>
      <w:r w:rsidRPr="00071B51">
        <w:rPr>
          <w:rFonts w:ascii="Times New Roman" w:eastAsia="Times New Roman" w:hAnsi="Times New Roman" w:cs="Times New Roman"/>
          <w:bCs/>
          <w:sz w:val="20"/>
          <w:szCs w:val="20"/>
        </w:rPr>
        <w:t xml:space="preserve">    </w:t>
      </w:r>
      <w:bookmarkStart w:id="65" w:name="_Toc138625958"/>
      <w:r w:rsidRPr="00071B51">
        <w:rPr>
          <w:rFonts w:ascii="Times New Roman" w:eastAsia="Times New Roman" w:hAnsi="Times New Roman" w:cs="Times New Roman"/>
          <w:bCs/>
          <w:sz w:val="20"/>
          <w:szCs w:val="20"/>
        </w:rPr>
        <w:t># save the signature to mongoDB</w:t>
      </w:r>
      <w:bookmarkEnd w:id="65"/>
    </w:p>
    <w:p w14:paraId="65A86502" w14:textId="77777777" w:rsidR="00384D59" w:rsidRPr="00071B51" w:rsidRDefault="00384D59" w:rsidP="00384D59">
      <w:pPr>
        <w:rPr>
          <w:rFonts w:ascii="Times New Roman" w:eastAsia="Times New Roman" w:hAnsi="Times New Roman" w:cs="Times New Roman"/>
          <w:bCs/>
          <w:sz w:val="20"/>
          <w:szCs w:val="20"/>
        </w:rPr>
      </w:pPr>
      <w:r w:rsidRPr="00071B51">
        <w:rPr>
          <w:rFonts w:ascii="Times New Roman" w:eastAsia="Times New Roman" w:hAnsi="Times New Roman" w:cs="Times New Roman"/>
          <w:bCs/>
          <w:sz w:val="20"/>
          <w:szCs w:val="20"/>
        </w:rPr>
        <w:t xml:space="preserve">    </w:t>
      </w:r>
      <w:bookmarkStart w:id="66" w:name="_Toc138625959"/>
      <w:r w:rsidRPr="00071B51">
        <w:rPr>
          <w:rFonts w:ascii="Times New Roman" w:eastAsia="Times New Roman" w:hAnsi="Times New Roman" w:cs="Times New Roman"/>
          <w:bCs/>
          <w:sz w:val="20"/>
          <w:szCs w:val="20"/>
        </w:rPr>
        <w:t>db = client["Invoices"]</w:t>
      </w:r>
      <w:bookmarkEnd w:id="66"/>
    </w:p>
    <w:p w14:paraId="0837DB9E" w14:textId="77777777" w:rsidR="00384D59" w:rsidRPr="00071B51" w:rsidRDefault="00384D59" w:rsidP="00384D59">
      <w:pPr>
        <w:rPr>
          <w:rFonts w:ascii="Times New Roman" w:eastAsia="Times New Roman" w:hAnsi="Times New Roman" w:cs="Times New Roman"/>
          <w:bCs/>
          <w:sz w:val="20"/>
          <w:szCs w:val="20"/>
        </w:rPr>
      </w:pPr>
      <w:r w:rsidRPr="00071B51">
        <w:rPr>
          <w:rFonts w:ascii="Times New Roman" w:eastAsia="Times New Roman" w:hAnsi="Times New Roman" w:cs="Times New Roman"/>
          <w:bCs/>
          <w:sz w:val="20"/>
          <w:szCs w:val="20"/>
        </w:rPr>
        <w:t xml:space="preserve">    </w:t>
      </w:r>
      <w:bookmarkStart w:id="67" w:name="_Toc138625960"/>
      <w:r w:rsidRPr="00071B51">
        <w:rPr>
          <w:rFonts w:ascii="Times New Roman" w:eastAsia="Times New Roman" w:hAnsi="Times New Roman" w:cs="Times New Roman"/>
          <w:bCs/>
          <w:sz w:val="20"/>
          <w:szCs w:val="20"/>
        </w:rPr>
        <w:t>collection = db["signed_xml_files"]</w:t>
      </w:r>
      <w:bookmarkEnd w:id="67"/>
    </w:p>
    <w:p w14:paraId="61F0E05D" w14:textId="77777777" w:rsidR="00384D59" w:rsidRPr="00071B51" w:rsidRDefault="00384D59" w:rsidP="00384D59">
      <w:pPr>
        <w:rPr>
          <w:rFonts w:ascii="Times New Roman" w:eastAsia="Times New Roman" w:hAnsi="Times New Roman" w:cs="Times New Roman"/>
          <w:bCs/>
          <w:sz w:val="20"/>
          <w:szCs w:val="20"/>
        </w:rPr>
      </w:pPr>
      <w:r w:rsidRPr="00071B51">
        <w:rPr>
          <w:rFonts w:ascii="Times New Roman" w:eastAsia="Times New Roman" w:hAnsi="Times New Roman" w:cs="Times New Roman"/>
          <w:bCs/>
          <w:sz w:val="20"/>
          <w:szCs w:val="20"/>
        </w:rPr>
        <w:lastRenderedPageBreak/>
        <w:t xml:space="preserve">    </w:t>
      </w:r>
      <w:bookmarkStart w:id="68" w:name="_Toc138625961"/>
      <w:r w:rsidRPr="00071B51">
        <w:rPr>
          <w:rFonts w:ascii="Times New Roman" w:eastAsia="Times New Roman" w:hAnsi="Times New Roman" w:cs="Times New Roman"/>
          <w:bCs/>
          <w:sz w:val="20"/>
          <w:szCs w:val="20"/>
        </w:rPr>
        <w:t>result = collection.insert_one({"xml_file": xml_string, "signature": sig, "publickey": pk})</w:t>
      </w:r>
      <w:bookmarkEnd w:id="68"/>
    </w:p>
    <w:p w14:paraId="70DC30D1" w14:textId="77777777" w:rsidR="00384D59" w:rsidRPr="00071B51" w:rsidRDefault="00384D59" w:rsidP="00384D59">
      <w:pPr>
        <w:rPr>
          <w:rFonts w:ascii="Times New Roman" w:eastAsia="Times New Roman" w:hAnsi="Times New Roman" w:cs="Times New Roman"/>
          <w:bCs/>
          <w:sz w:val="20"/>
          <w:szCs w:val="20"/>
        </w:rPr>
      </w:pPr>
    </w:p>
    <w:p w14:paraId="4A49A462" w14:textId="77777777" w:rsidR="00384D59" w:rsidRPr="00071B51" w:rsidRDefault="00384D59" w:rsidP="00384D59">
      <w:pPr>
        <w:rPr>
          <w:rFonts w:ascii="Times New Roman" w:eastAsia="Times New Roman" w:hAnsi="Times New Roman" w:cs="Times New Roman"/>
          <w:bCs/>
          <w:sz w:val="20"/>
          <w:szCs w:val="20"/>
        </w:rPr>
      </w:pPr>
      <w:r w:rsidRPr="00071B51">
        <w:rPr>
          <w:rFonts w:ascii="Times New Roman" w:eastAsia="Times New Roman" w:hAnsi="Times New Roman" w:cs="Times New Roman"/>
          <w:bCs/>
          <w:sz w:val="20"/>
          <w:szCs w:val="20"/>
        </w:rPr>
        <w:t xml:space="preserve">    </w:t>
      </w:r>
      <w:bookmarkStart w:id="69" w:name="_Toc138625962"/>
      <w:r w:rsidRPr="00071B51">
        <w:rPr>
          <w:rFonts w:ascii="Times New Roman" w:eastAsia="Times New Roman" w:hAnsi="Times New Roman" w:cs="Times New Roman"/>
          <w:bCs/>
          <w:sz w:val="20"/>
          <w:szCs w:val="20"/>
        </w:rPr>
        <w:t># add signature element to the XML file</w:t>
      </w:r>
      <w:bookmarkEnd w:id="69"/>
    </w:p>
    <w:p w14:paraId="06341128" w14:textId="77777777" w:rsidR="00384D59" w:rsidRPr="00071B51" w:rsidRDefault="00384D59" w:rsidP="00384D59">
      <w:pPr>
        <w:rPr>
          <w:rFonts w:ascii="Times New Roman" w:eastAsia="Times New Roman" w:hAnsi="Times New Roman" w:cs="Times New Roman"/>
          <w:bCs/>
          <w:sz w:val="20"/>
          <w:szCs w:val="20"/>
        </w:rPr>
      </w:pPr>
      <w:r w:rsidRPr="00071B51">
        <w:rPr>
          <w:rFonts w:ascii="Times New Roman" w:eastAsia="Times New Roman" w:hAnsi="Times New Roman" w:cs="Times New Roman"/>
          <w:bCs/>
          <w:sz w:val="20"/>
          <w:szCs w:val="20"/>
        </w:rPr>
        <w:t xml:space="preserve">    </w:t>
      </w:r>
      <w:bookmarkStart w:id="70" w:name="_Toc138625963"/>
      <w:r w:rsidRPr="00071B51">
        <w:rPr>
          <w:rFonts w:ascii="Times New Roman" w:eastAsia="Times New Roman" w:hAnsi="Times New Roman" w:cs="Times New Roman"/>
          <w:bCs/>
          <w:sz w:val="20"/>
          <w:szCs w:val="20"/>
        </w:rPr>
        <w:t>signature_element = ET.SubElement(root, "signature")</w:t>
      </w:r>
      <w:bookmarkEnd w:id="70"/>
    </w:p>
    <w:p w14:paraId="1682DEEF" w14:textId="77777777" w:rsidR="00384D59" w:rsidRPr="00071B51" w:rsidRDefault="00384D59" w:rsidP="00384D59">
      <w:pPr>
        <w:rPr>
          <w:rFonts w:ascii="Times New Roman" w:eastAsia="Times New Roman" w:hAnsi="Times New Roman" w:cs="Times New Roman"/>
          <w:bCs/>
          <w:sz w:val="20"/>
          <w:szCs w:val="20"/>
        </w:rPr>
      </w:pPr>
      <w:r w:rsidRPr="00071B51">
        <w:rPr>
          <w:rFonts w:ascii="Times New Roman" w:eastAsia="Times New Roman" w:hAnsi="Times New Roman" w:cs="Times New Roman"/>
          <w:bCs/>
          <w:sz w:val="20"/>
          <w:szCs w:val="20"/>
        </w:rPr>
        <w:t xml:space="preserve">    </w:t>
      </w:r>
      <w:bookmarkStart w:id="71" w:name="_Toc138625964"/>
      <w:r w:rsidRPr="00071B51">
        <w:rPr>
          <w:rFonts w:ascii="Times New Roman" w:eastAsia="Times New Roman" w:hAnsi="Times New Roman" w:cs="Times New Roman"/>
          <w:bCs/>
          <w:sz w:val="20"/>
          <w:szCs w:val="20"/>
        </w:rPr>
        <w:t>signature_element.text = sig.hex()</w:t>
      </w:r>
      <w:bookmarkEnd w:id="71"/>
    </w:p>
    <w:p w14:paraId="35AF4187" w14:textId="77777777" w:rsidR="00384D59" w:rsidRPr="00071B51" w:rsidRDefault="00384D59" w:rsidP="00384D59">
      <w:pPr>
        <w:rPr>
          <w:rFonts w:ascii="Times New Roman" w:eastAsia="Times New Roman" w:hAnsi="Times New Roman" w:cs="Times New Roman"/>
          <w:bCs/>
          <w:sz w:val="20"/>
          <w:szCs w:val="20"/>
        </w:rPr>
      </w:pPr>
    </w:p>
    <w:p w14:paraId="1F71B58E" w14:textId="77777777" w:rsidR="00384D59" w:rsidRPr="00071B51" w:rsidRDefault="00384D59" w:rsidP="00384D59">
      <w:pPr>
        <w:rPr>
          <w:rFonts w:ascii="Times New Roman" w:eastAsia="Times New Roman" w:hAnsi="Times New Roman" w:cs="Times New Roman"/>
          <w:bCs/>
          <w:sz w:val="20"/>
          <w:szCs w:val="20"/>
        </w:rPr>
      </w:pPr>
      <w:r w:rsidRPr="00071B51">
        <w:rPr>
          <w:rFonts w:ascii="Times New Roman" w:eastAsia="Times New Roman" w:hAnsi="Times New Roman" w:cs="Times New Roman"/>
          <w:bCs/>
          <w:sz w:val="20"/>
          <w:szCs w:val="20"/>
        </w:rPr>
        <w:t xml:space="preserve">    </w:t>
      </w:r>
      <w:bookmarkStart w:id="72" w:name="_Toc138625965"/>
      <w:r w:rsidRPr="00071B51">
        <w:rPr>
          <w:rFonts w:ascii="Times New Roman" w:eastAsia="Times New Roman" w:hAnsi="Times New Roman" w:cs="Times New Roman"/>
          <w:bCs/>
          <w:sz w:val="20"/>
          <w:szCs w:val="20"/>
        </w:rPr>
        <w:t># save the XML file with signature</w:t>
      </w:r>
      <w:bookmarkEnd w:id="72"/>
    </w:p>
    <w:p w14:paraId="684ED66F" w14:textId="77777777" w:rsidR="00384D59" w:rsidRPr="00071B51" w:rsidRDefault="00384D59" w:rsidP="00384D59">
      <w:pPr>
        <w:rPr>
          <w:rFonts w:ascii="Times New Roman" w:eastAsia="Times New Roman" w:hAnsi="Times New Roman" w:cs="Times New Roman"/>
          <w:bCs/>
          <w:sz w:val="20"/>
          <w:szCs w:val="20"/>
        </w:rPr>
      </w:pPr>
      <w:r w:rsidRPr="00071B51">
        <w:rPr>
          <w:rFonts w:ascii="Times New Roman" w:eastAsia="Times New Roman" w:hAnsi="Times New Roman" w:cs="Times New Roman"/>
          <w:bCs/>
          <w:sz w:val="20"/>
          <w:szCs w:val="20"/>
        </w:rPr>
        <w:t xml:space="preserve">    </w:t>
      </w:r>
      <w:bookmarkStart w:id="73" w:name="_Toc138625966"/>
      <w:r w:rsidRPr="00071B51">
        <w:rPr>
          <w:rFonts w:ascii="Times New Roman" w:eastAsia="Times New Roman" w:hAnsi="Times New Roman" w:cs="Times New Roman"/>
          <w:bCs/>
          <w:sz w:val="20"/>
          <w:szCs w:val="20"/>
        </w:rPr>
        <w:t>xml_with_signature = ET.tostring(root)</w:t>
      </w:r>
      <w:bookmarkEnd w:id="73"/>
    </w:p>
    <w:p w14:paraId="338555F6" w14:textId="77777777" w:rsidR="00384D59" w:rsidRPr="00071B51" w:rsidRDefault="00384D59" w:rsidP="00384D59">
      <w:pPr>
        <w:rPr>
          <w:rFonts w:ascii="Times New Roman" w:eastAsia="Times New Roman" w:hAnsi="Times New Roman" w:cs="Times New Roman"/>
          <w:bCs/>
          <w:sz w:val="20"/>
          <w:szCs w:val="20"/>
        </w:rPr>
      </w:pPr>
      <w:r w:rsidRPr="00071B51">
        <w:rPr>
          <w:rFonts w:ascii="Times New Roman" w:eastAsia="Times New Roman" w:hAnsi="Times New Roman" w:cs="Times New Roman"/>
          <w:bCs/>
          <w:sz w:val="20"/>
          <w:szCs w:val="20"/>
        </w:rPr>
        <w:t xml:space="preserve">    </w:t>
      </w:r>
      <w:bookmarkStart w:id="74" w:name="_Toc138625967"/>
      <w:r w:rsidRPr="00071B51">
        <w:rPr>
          <w:rFonts w:ascii="Times New Roman" w:eastAsia="Times New Roman" w:hAnsi="Times New Roman" w:cs="Times New Roman"/>
          <w:bCs/>
          <w:sz w:val="20"/>
          <w:szCs w:val="20"/>
        </w:rPr>
        <w:t>with open(file_path, 'w') as f:</w:t>
      </w:r>
      <w:bookmarkEnd w:id="74"/>
    </w:p>
    <w:p w14:paraId="1D3F9EF4" w14:textId="77777777" w:rsidR="00384D59" w:rsidRPr="00071B51" w:rsidRDefault="00384D59" w:rsidP="00384D59">
      <w:pPr>
        <w:rPr>
          <w:rFonts w:ascii="Times New Roman" w:eastAsia="Times New Roman" w:hAnsi="Times New Roman" w:cs="Times New Roman"/>
          <w:bCs/>
          <w:sz w:val="20"/>
          <w:szCs w:val="20"/>
        </w:rPr>
      </w:pPr>
      <w:r w:rsidRPr="00071B51">
        <w:rPr>
          <w:rFonts w:ascii="Times New Roman" w:eastAsia="Times New Roman" w:hAnsi="Times New Roman" w:cs="Times New Roman"/>
          <w:bCs/>
          <w:sz w:val="20"/>
          <w:szCs w:val="20"/>
        </w:rPr>
        <w:t xml:space="preserve">        </w:t>
      </w:r>
      <w:bookmarkStart w:id="75" w:name="_Toc138625968"/>
      <w:r w:rsidRPr="00071B51">
        <w:rPr>
          <w:rFonts w:ascii="Times New Roman" w:eastAsia="Times New Roman" w:hAnsi="Times New Roman" w:cs="Times New Roman"/>
          <w:bCs/>
          <w:sz w:val="20"/>
          <w:szCs w:val="20"/>
        </w:rPr>
        <w:t>f.write(xml_with_signature.decode())</w:t>
      </w:r>
      <w:bookmarkEnd w:id="75"/>
    </w:p>
    <w:p w14:paraId="2CC1AF4A" w14:textId="77777777" w:rsidR="00384D59" w:rsidRPr="00071B51" w:rsidRDefault="00384D59" w:rsidP="00384D59">
      <w:pPr>
        <w:pBdr>
          <w:top w:val="single" w:sz="4" w:space="1" w:color="auto"/>
          <w:left w:val="single" w:sz="4" w:space="4" w:color="auto"/>
          <w:bottom w:val="single" w:sz="4" w:space="1" w:color="auto"/>
          <w:right w:val="single" w:sz="4" w:space="4" w:color="auto"/>
        </w:pBdr>
        <w:spacing w:after="0"/>
        <w:jc w:val="both"/>
        <w:outlineLvl w:val="0"/>
        <w:rPr>
          <w:rFonts w:ascii="Times New Roman" w:eastAsia="Times New Roman" w:hAnsi="Times New Roman" w:cs="Times New Roman"/>
          <w:bCs/>
          <w:sz w:val="20"/>
          <w:szCs w:val="20"/>
        </w:rPr>
      </w:pPr>
    </w:p>
    <w:p w14:paraId="1D6E69A6" w14:textId="77777777" w:rsidR="00384D59" w:rsidRPr="00071B51" w:rsidRDefault="00384D59" w:rsidP="00384D59">
      <w:pPr>
        <w:rPr>
          <w:rFonts w:ascii="Times New Roman" w:eastAsia="Times New Roman" w:hAnsi="Times New Roman" w:cs="Times New Roman"/>
          <w:bCs/>
          <w:sz w:val="20"/>
          <w:szCs w:val="20"/>
        </w:rPr>
      </w:pPr>
      <w:r w:rsidRPr="00071B51">
        <w:rPr>
          <w:rFonts w:ascii="Times New Roman" w:eastAsia="Times New Roman" w:hAnsi="Times New Roman" w:cs="Times New Roman"/>
          <w:bCs/>
          <w:sz w:val="20"/>
          <w:szCs w:val="20"/>
        </w:rPr>
        <w:t xml:space="preserve">    </w:t>
      </w:r>
      <w:bookmarkStart w:id="76" w:name="_Toc138625969"/>
      <w:bookmarkStart w:id="77" w:name="_Toc138626244"/>
      <w:r w:rsidRPr="00071B51">
        <w:rPr>
          <w:rFonts w:ascii="Times New Roman" w:eastAsia="Times New Roman" w:hAnsi="Times New Roman" w:cs="Times New Roman"/>
          <w:bCs/>
          <w:sz w:val="20"/>
          <w:szCs w:val="20"/>
        </w:rPr>
        <w:t>return sig</w:t>
      </w:r>
      <w:bookmarkEnd w:id="76"/>
      <w:bookmarkEnd w:id="77"/>
    </w:p>
    <w:p w14:paraId="2FD7CEE3" w14:textId="77777777" w:rsidR="00384D59" w:rsidRDefault="00384D59" w:rsidP="00384D59">
      <w:pPr>
        <w:pStyle w:val="Chuthich"/>
        <w:rPr>
          <w:rFonts w:ascii="Times New Roman" w:hAnsi="Times New Roman" w:cs="Times New Roman"/>
          <w:bCs w:val="0"/>
          <w:szCs w:val="22"/>
          <w:lang w:val="en-US"/>
        </w:rPr>
      </w:pPr>
    </w:p>
    <w:p w14:paraId="05289C2E" w14:textId="77777777" w:rsidR="00384D59" w:rsidRPr="00071B51" w:rsidRDefault="00384D59" w:rsidP="00384D59">
      <w:pPr>
        <w:rPr>
          <w:sz w:val="20"/>
          <w:szCs w:val="20"/>
          <w:lang w:val="en-US"/>
        </w:rPr>
      </w:pPr>
      <w:r w:rsidRPr="00071B51">
        <w:rPr>
          <w:sz w:val="20"/>
          <w:szCs w:val="20"/>
          <w:lang w:val="en-US"/>
        </w:rPr>
        <w:t>The XML file at the file_path location is read using the open() function in read mode.</w:t>
      </w:r>
    </w:p>
    <w:p w14:paraId="01FC4FA8" w14:textId="77777777" w:rsidR="00384D59" w:rsidRPr="00071B51" w:rsidRDefault="00384D59" w:rsidP="00384D59">
      <w:pPr>
        <w:rPr>
          <w:sz w:val="20"/>
          <w:szCs w:val="20"/>
          <w:lang w:val="en-US"/>
        </w:rPr>
      </w:pPr>
      <w:r w:rsidRPr="00071B51">
        <w:rPr>
          <w:sz w:val="20"/>
          <w:szCs w:val="20"/>
          <w:lang w:val="en-US"/>
        </w:rPr>
        <w:t>The XML string is parsed and the root element is obtained using ET.fromstring(xml_string).</w:t>
      </w:r>
    </w:p>
    <w:p w14:paraId="47888353" w14:textId="77777777" w:rsidR="00384D59" w:rsidRPr="00071B51" w:rsidRDefault="00384D59" w:rsidP="00384D59">
      <w:pPr>
        <w:rPr>
          <w:sz w:val="20"/>
          <w:szCs w:val="20"/>
          <w:lang w:val="en-US"/>
        </w:rPr>
      </w:pPr>
      <w:r w:rsidRPr="00071B51">
        <w:rPr>
          <w:sz w:val="20"/>
          <w:szCs w:val="20"/>
          <w:lang w:val="en-US"/>
        </w:rPr>
        <w:t>The canonical representation of the XML string is obtained using ET.tostring(root, encoding="unicode", method="xml").</w:t>
      </w:r>
    </w:p>
    <w:p w14:paraId="5B22CFD5" w14:textId="77777777" w:rsidR="00384D59" w:rsidRPr="00071B51" w:rsidRDefault="00384D59" w:rsidP="00384D59">
      <w:pPr>
        <w:rPr>
          <w:sz w:val="20"/>
          <w:szCs w:val="20"/>
          <w:lang w:val="en-US"/>
        </w:rPr>
      </w:pPr>
      <w:r w:rsidRPr="00071B51">
        <w:rPr>
          <w:sz w:val="20"/>
          <w:szCs w:val="20"/>
          <w:lang w:val="en-US"/>
        </w:rPr>
        <w:t>The Dilithium2.sign() method is called with the secret key sk and the canonical XML string to generate the digital signature sig.</w:t>
      </w:r>
    </w:p>
    <w:p w14:paraId="618C1690" w14:textId="77777777" w:rsidR="00384D59" w:rsidRPr="00071B51" w:rsidRDefault="00384D59" w:rsidP="00384D59">
      <w:pPr>
        <w:rPr>
          <w:sz w:val="20"/>
          <w:szCs w:val="20"/>
          <w:lang w:val="en-US"/>
        </w:rPr>
      </w:pPr>
      <w:r w:rsidRPr="00071B51">
        <w:rPr>
          <w:sz w:val="20"/>
          <w:szCs w:val="20"/>
          <w:lang w:val="en-US"/>
        </w:rPr>
        <w:t>The sig and xml_string are saved to MongoDB using the insert_one() method on a collection named "signed_xml_files" in the "Invoices" database. The public key is also saved to the database as "publickey".</w:t>
      </w:r>
    </w:p>
    <w:p w14:paraId="564A79A3" w14:textId="77777777" w:rsidR="00384D59" w:rsidRPr="00071B51" w:rsidRDefault="00384D59" w:rsidP="00384D59">
      <w:pPr>
        <w:rPr>
          <w:sz w:val="20"/>
          <w:szCs w:val="20"/>
          <w:lang w:val="en-US"/>
        </w:rPr>
      </w:pPr>
      <w:r w:rsidRPr="00071B51">
        <w:rPr>
          <w:sz w:val="20"/>
          <w:szCs w:val="20"/>
          <w:lang w:val="en-US"/>
        </w:rPr>
        <w:t>A new XML element named "signature" is created using ET.SubElement(root, "signature"), and its text is set to the hexadecimal representation of sig using signature_element.text = sig.hex().</w:t>
      </w:r>
    </w:p>
    <w:p w14:paraId="02294E91" w14:textId="77777777" w:rsidR="00384D59" w:rsidRDefault="00384D59" w:rsidP="00384D59">
      <w:pPr>
        <w:rPr>
          <w:sz w:val="20"/>
          <w:szCs w:val="20"/>
          <w:lang w:val="en-US"/>
        </w:rPr>
      </w:pPr>
      <w:r w:rsidRPr="00071B51">
        <w:rPr>
          <w:sz w:val="20"/>
          <w:szCs w:val="20"/>
          <w:lang w:val="en-US"/>
        </w:rPr>
        <w:t>The XML file with the newly added signature element is saved to the original file path using with open(file_path, 'w') as f: f.write(xml_with_signature.decode()).</w:t>
      </w:r>
    </w:p>
    <w:p w14:paraId="05B7B6D1" w14:textId="77777777" w:rsidR="00384D59" w:rsidRPr="00071B51" w:rsidRDefault="00384D59" w:rsidP="00384D59">
      <w:pPr>
        <w:rPr>
          <w:sz w:val="20"/>
          <w:szCs w:val="20"/>
          <w:lang w:val="en-US"/>
        </w:rPr>
      </w:pPr>
      <w:r w:rsidRPr="00071B51">
        <w:rPr>
          <w:noProof/>
          <w:sz w:val="30"/>
          <w:szCs w:val="30"/>
          <w:lang w:val="en-US"/>
        </w:rPr>
        <w:drawing>
          <wp:inline distT="0" distB="0" distL="0" distR="0" wp14:anchorId="5FB4C89A" wp14:editId="3580A692">
            <wp:extent cx="5507378" cy="811033"/>
            <wp:effectExtent l="0" t="0" r="0" b="0"/>
            <wp:docPr id="1662030810" name="Hình ảnh 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30810" name="Hình ảnh 1" descr="Ảnh có chứa ảnh chụp màn hình&#10;&#10;Mô tả được tạo tự động"/>
                    <pic:cNvPicPr/>
                  </pic:nvPicPr>
                  <pic:blipFill>
                    <a:blip r:embed="rId12"/>
                    <a:stretch>
                      <a:fillRect/>
                    </a:stretch>
                  </pic:blipFill>
                  <pic:spPr>
                    <a:xfrm>
                      <a:off x="0" y="0"/>
                      <a:ext cx="5548189" cy="817043"/>
                    </a:xfrm>
                    <a:prstGeom prst="rect">
                      <a:avLst/>
                    </a:prstGeom>
                  </pic:spPr>
                </pic:pic>
              </a:graphicData>
            </a:graphic>
          </wp:inline>
        </w:drawing>
      </w:r>
    </w:p>
    <w:p w14:paraId="73ED34DC" w14:textId="77777777" w:rsidR="00384D59" w:rsidRDefault="00384D59" w:rsidP="00384D59">
      <w:pPr>
        <w:rPr>
          <w:b/>
          <w:bCs/>
          <w:sz w:val="28"/>
          <w:szCs w:val="28"/>
          <w:lang w:val="en-US"/>
        </w:rPr>
      </w:pPr>
      <w:r w:rsidRPr="00CE62DE">
        <w:rPr>
          <w:i/>
          <w:iCs/>
          <w:sz w:val="16"/>
          <w:szCs w:val="16"/>
          <w:lang w:val="en-US"/>
        </w:rPr>
        <w:t>Figure</w:t>
      </w:r>
      <w:r>
        <w:rPr>
          <w:i/>
          <w:iCs/>
          <w:sz w:val="16"/>
          <w:szCs w:val="16"/>
          <w:lang w:val="en-US"/>
        </w:rPr>
        <w:t xml:space="preserve"> 6</w:t>
      </w:r>
      <w:r w:rsidRPr="00CE62DE">
        <w:rPr>
          <w:i/>
          <w:iCs/>
          <w:sz w:val="16"/>
          <w:szCs w:val="16"/>
          <w:lang w:val="en-US"/>
        </w:rPr>
        <w:t xml:space="preserve">. </w:t>
      </w:r>
      <w:r>
        <w:rPr>
          <w:i/>
          <w:iCs/>
          <w:sz w:val="16"/>
          <w:szCs w:val="16"/>
          <w:lang w:val="en-US"/>
        </w:rPr>
        <w:t>INVOICES WITH SIGNATURE</w:t>
      </w:r>
    </w:p>
    <w:p w14:paraId="6E11D0F3" w14:textId="77777777" w:rsidR="00384D59" w:rsidRDefault="00384D59" w:rsidP="00384D59">
      <w:pPr>
        <w:rPr>
          <w:lang w:val="en-US"/>
        </w:rPr>
      </w:pPr>
    </w:p>
    <w:p w14:paraId="3C89E0B4" w14:textId="77777777" w:rsidR="00384D59" w:rsidRDefault="00384D59" w:rsidP="00384D59">
      <w:pPr>
        <w:rPr>
          <w:lang w:val="en-US"/>
        </w:rPr>
      </w:pPr>
    </w:p>
    <w:p w14:paraId="107E3EEC" w14:textId="77777777" w:rsidR="00384D59" w:rsidRDefault="00384D59" w:rsidP="00384D59">
      <w:pPr>
        <w:pStyle w:val="u3"/>
        <w:numPr>
          <w:ilvl w:val="0"/>
          <w:numId w:val="0"/>
        </w:numPr>
        <w:ind w:left="1078" w:hanging="851"/>
        <w:rPr>
          <w:szCs w:val="26"/>
          <w:lang w:val="en-US"/>
        </w:rPr>
      </w:pPr>
      <w:bookmarkStart w:id="78" w:name="_Toc138625970"/>
      <w:bookmarkStart w:id="79" w:name="_Toc138626245"/>
      <w:bookmarkStart w:id="80" w:name="_Toc138626349"/>
      <w:r w:rsidRPr="00CE62DE">
        <w:rPr>
          <w:b w:val="0"/>
          <w:bCs w:val="0"/>
          <w:szCs w:val="26"/>
          <w:lang w:val="en-US"/>
        </w:rPr>
        <w:t>3.2.</w:t>
      </w:r>
      <w:r>
        <w:rPr>
          <w:b w:val="0"/>
          <w:bCs w:val="0"/>
          <w:szCs w:val="26"/>
          <w:lang w:val="en-US"/>
        </w:rPr>
        <w:t>3</w:t>
      </w:r>
      <w:r w:rsidRPr="00CE62DE">
        <w:rPr>
          <w:b w:val="0"/>
          <w:bCs w:val="0"/>
          <w:szCs w:val="26"/>
          <w:lang w:val="en-US"/>
        </w:rPr>
        <w:t xml:space="preserve"> </w:t>
      </w:r>
      <w:r>
        <w:rPr>
          <w:b w:val="0"/>
          <w:bCs w:val="0"/>
          <w:szCs w:val="26"/>
          <w:lang w:val="en-US"/>
        </w:rPr>
        <w:t>BUYER</w:t>
      </w:r>
      <w:bookmarkEnd w:id="78"/>
      <w:bookmarkEnd w:id="79"/>
      <w:bookmarkEnd w:id="80"/>
    </w:p>
    <w:p w14:paraId="56409BEE" w14:textId="77777777" w:rsidR="00384D59" w:rsidRDefault="00384D59" w:rsidP="00384D59">
      <w:pPr>
        <w:rPr>
          <w:b/>
          <w:bCs/>
          <w:szCs w:val="26"/>
          <w:lang w:val="en-US"/>
        </w:rPr>
      </w:pPr>
    </w:p>
    <w:p w14:paraId="07AADC25"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071B51">
        <w:rPr>
          <w:sz w:val="20"/>
          <w:szCs w:val="20"/>
          <w:lang w:val="en-US"/>
        </w:rPr>
        <w:t>def verify(public_key_file, xml_file):</w:t>
      </w:r>
    </w:p>
    <w:p w14:paraId="40CC3362"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071B51">
        <w:rPr>
          <w:sz w:val="20"/>
          <w:szCs w:val="20"/>
          <w:lang w:val="en-US"/>
        </w:rPr>
        <w:t xml:space="preserve">    # Load the public key</w:t>
      </w:r>
    </w:p>
    <w:p w14:paraId="74DC1C6D"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071B51">
        <w:rPr>
          <w:sz w:val="20"/>
          <w:szCs w:val="20"/>
          <w:lang w:val="en-US"/>
        </w:rPr>
        <w:t xml:space="preserve">    with open(public_key_file, 'r') as f:</w:t>
      </w:r>
    </w:p>
    <w:p w14:paraId="3B3B7C08"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071B51">
        <w:rPr>
          <w:sz w:val="20"/>
          <w:szCs w:val="20"/>
          <w:lang w:val="en-US"/>
        </w:rPr>
        <w:t xml:space="preserve">        pk_hex = f.read()</w:t>
      </w:r>
    </w:p>
    <w:p w14:paraId="74121140"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071B51">
        <w:rPr>
          <w:sz w:val="20"/>
          <w:szCs w:val="20"/>
          <w:lang w:val="en-US"/>
        </w:rPr>
        <w:t xml:space="preserve">    pk = bytes.fromhex(pk_hex)</w:t>
      </w:r>
    </w:p>
    <w:p w14:paraId="742CB5FD"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p>
    <w:p w14:paraId="724EA0EB"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071B51">
        <w:rPr>
          <w:sz w:val="20"/>
          <w:szCs w:val="20"/>
          <w:lang w:val="en-US"/>
        </w:rPr>
        <w:t xml:space="preserve">    # Load the XML file and extract the signature value</w:t>
      </w:r>
    </w:p>
    <w:p w14:paraId="4D805ADF"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071B51">
        <w:rPr>
          <w:sz w:val="20"/>
          <w:szCs w:val="20"/>
          <w:lang w:val="en-US"/>
        </w:rPr>
        <w:t xml:space="preserve">    tree = ET.parse(xml_file)</w:t>
      </w:r>
    </w:p>
    <w:p w14:paraId="502AEE75"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071B51">
        <w:rPr>
          <w:sz w:val="20"/>
          <w:szCs w:val="20"/>
          <w:lang w:val="en-US"/>
        </w:rPr>
        <w:t xml:space="preserve">    root = tree.getroot()</w:t>
      </w:r>
    </w:p>
    <w:p w14:paraId="1A0AE95B"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071B51">
        <w:rPr>
          <w:sz w:val="20"/>
          <w:szCs w:val="20"/>
          <w:lang w:val="en-US"/>
        </w:rPr>
        <w:t xml:space="preserve">    signature_element = root.find("signature")</w:t>
      </w:r>
    </w:p>
    <w:p w14:paraId="2FA6FC49"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071B51">
        <w:rPr>
          <w:sz w:val="20"/>
          <w:szCs w:val="20"/>
          <w:lang w:val="en-US"/>
        </w:rPr>
        <w:t xml:space="preserve">    while signature_element is not None:</w:t>
      </w:r>
    </w:p>
    <w:p w14:paraId="34294726"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071B51">
        <w:rPr>
          <w:sz w:val="20"/>
          <w:szCs w:val="20"/>
          <w:lang w:val="en-US"/>
        </w:rPr>
        <w:t xml:space="preserve">        # Extract the signature value and remove the signature element</w:t>
      </w:r>
    </w:p>
    <w:p w14:paraId="2E9B5359"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071B51">
        <w:rPr>
          <w:sz w:val="20"/>
          <w:szCs w:val="20"/>
          <w:lang w:val="en-US"/>
        </w:rPr>
        <w:t xml:space="preserve">        signature_value = signature_element.text.strip()</w:t>
      </w:r>
    </w:p>
    <w:p w14:paraId="17D94F4E"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071B51">
        <w:rPr>
          <w:sz w:val="20"/>
          <w:szCs w:val="20"/>
          <w:lang w:val="en-US"/>
        </w:rPr>
        <w:t xml:space="preserve">        root.remove(signature_element)</w:t>
      </w:r>
    </w:p>
    <w:p w14:paraId="06C4323D"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071B51">
        <w:rPr>
          <w:sz w:val="20"/>
          <w:szCs w:val="20"/>
          <w:lang w:val="en-US"/>
        </w:rPr>
        <w:t xml:space="preserve">        </w:t>
      </w:r>
    </w:p>
    <w:p w14:paraId="2FC80BE7"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071B51">
        <w:rPr>
          <w:sz w:val="20"/>
          <w:szCs w:val="20"/>
          <w:lang w:val="en-US"/>
        </w:rPr>
        <w:t xml:space="preserve">        # Get the canonical representation of the XML string</w:t>
      </w:r>
    </w:p>
    <w:p w14:paraId="287D6A2C"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071B51">
        <w:rPr>
          <w:sz w:val="20"/>
          <w:szCs w:val="20"/>
          <w:lang w:val="en-US"/>
        </w:rPr>
        <w:t xml:space="preserve">        canonical_xml = ET.tostring(root, encoding="unicode", method="xml")</w:t>
      </w:r>
    </w:p>
    <w:p w14:paraId="6E5ED7DF"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p>
    <w:p w14:paraId="478C8790"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071B51">
        <w:rPr>
          <w:sz w:val="20"/>
          <w:szCs w:val="20"/>
          <w:lang w:val="en-US"/>
        </w:rPr>
        <w:t xml:space="preserve">        # Verify the signature using Dilithium</w:t>
      </w:r>
    </w:p>
    <w:p w14:paraId="75397B65"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071B51">
        <w:rPr>
          <w:sz w:val="20"/>
          <w:szCs w:val="20"/>
          <w:lang w:val="en-US"/>
        </w:rPr>
        <w:t xml:space="preserve">        try:</w:t>
      </w:r>
    </w:p>
    <w:p w14:paraId="393FDAF6"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071B51">
        <w:rPr>
          <w:sz w:val="20"/>
          <w:szCs w:val="20"/>
          <w:lang w:val="en-US"/>
        </w:rPr>
        <w:t xml:space="preserve">            is_valid = Dilithium2.verify(pk, canonical_xml.encode(), bytes.fromhex(signature_value))</w:t>
      </w:r>
    </w:p>
    <w:p w14:paraId="61BFE037"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071B51">
        <w:rPr>
          <w:sz w:val="20"/>
          <w:szCs w:val="20"/>
          <w:lang w:val="en-US"/>
        </w:rPr>
        <w:t xml:space="preserve">            if is_valid:</w:t>
      </w:r>
    </w:p>
    <w:p w14:paraId="19097773"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071B51">
        <w:rPr>
          <w:sz w:val="20"/>
          <w:szCs w:val="20"/>
          <w:lang w:val="en-US"/>
        </w:rPr>
        <w:t xml:space="preserve">                print("The signature is valid.")</w:t>
      </w:r>
    </w:p>
    <w:p w14:paraId="1B38259C"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071B51">
        <w:rPr>
          <w:sz w:val="20"/>
          <w:szCs w:val="20"/>
          <w:lang w:val="en-US"/>
        </w:rPr>
        <w:lastRenderedPageBreak/>
        <w:t xml:space="preserve">            else:</w:t>
      </w:r>
    </w:p>
    <w:p w14:paraId="5407994D"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071B51">
        <w:rPr>
          <w:sz w:val="20"/>
          <w:szCs w:val="20"/>
          <w:lang w:val="en-US"/>
        </w:rPr>
        <w:t xml:space="preserve">                print("The signature is not valid.")</w:t>
      </w:r>
    </w:p>
    <w:p w14:paraId="429111B0"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071B51">
        <w:rPr>
          <w:sz w:val="20"/>
          <w:szCs w:val="20"/>
          <w:lang w:val="en-US"/>
        </w:rPr>
        <w:t xml:space="preserve">        except Exception as e:</w:t>
      </w:r>
    </w:p>
    <w:p w14:paraId="52606A4C"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071B51">
        <w:rPr>
          <w:sz w:val="20"/>
          <w:szCs w:val="20"/>
          <w:lang w:val="en-US"/>
        </w:rPr>
        <w:t xml:space="preserve">            print("An error occurred while verifying the signature:", str(e))</w:t>
      </w:r>
    </w:p>
    <w:p w14:paraId="57DACBE3"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p>
    <w:p w14:paraId="7FCC9AFA"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071B51">
        <w:rPr>
          <w:sz w:val="20"/>
          <w:szCs w:val="20"/>
          <w:lang w:val="en-US"/>
        </w:rPr>
        <w:t xml:space="preserve">        # Find the next signature element</w:t>
      </w:r>
    </w:p>
    <w:p w14:paraId="67626F04"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071B51">
        <w:rPr>
          <w:sz w:val="20"/>
          <w:szCs w:val="20"/>
          <w:lang w:val="en-US"/>
        </w:rPr>
        <w:t xml:space="preserve">        signature_element = root.find("signature")</w:t>
      </w:r>
    </w:p>
    <w:p w14:paraId="4649D295"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p>
    <w:p w14:paraId="192067B6"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071B51">
        <w:rPr>
          <w:sz w:val="20"/>
          <w:szCs w:val="20"/>
          <w:lang w:val="en-US"/>
        </w:rPr>
        <w:t xml:space="preserve">    # Write the updated XML file</w:t>
      </w:r>
    </w:p>
    <w:p w14:paraId="0B3772D5" w14:textId="77777777" w:rsidR="00384D59" w:rsidRPr="00071B51"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071B51">
        <w:rPr>
          <w:sz w:val="20"/>
          <w:szCs w:val="20"/>
          <w:lang w:val="en-US"/>
        </w:rPr>
        <w:t xml:space="preserve">    tree.write(xml_file)</w:t>
      </w:r>
    </w:p>
    <w:p w14:paraId="693D1451" w14:textId="77777777" w:rsidR="00384D59" w:rsidRPr="00071B51" w:rsidRDefault="00384D59" w:rsidP="00384D59">
      <w:pPr>
        <w:rPr>
          <w:rFonts w:ascii="Times New Roman" w:hAnsi="Times New Roman" w:cs="Times New Roman"/>
        </w:rPr>
      </w:pPr>
    </w:p>
    <w:p w14:paraId="67415771" w14:textId="77777777" w:rsidR="00384D59" w:rsidRDefault="00384D59" w:rsidP="00384D59">
      <w:pPr>
        <w:rPr>
          <w:rFonts w:ascii="Times New Roman" w:hAnsi="Times New Roman" w:cs="Times New Roman"/>
          <w:szCs w:val="26"/>
          <w:lang w:val="en-US"/>
        </w:rPr>
      </w:pPr>
    </w:p>
    <w:p w14:paraId="50C47918" w14:textId="77777777" w:rsidR="00384D59" w:rsidRDefault="00384D59" w:rsidP="00384D59">
      <w:pPr>
        <w:rPr>
          <w:rFonts w:ascii="Times New Roman" w:hAnsi="Times New Roman" w:cs="Times New Roman"/>
          <w:szCs w:val="26"/>
          <w:lang w:val="en-US"/>
        </w:rPr>
      </w:pPr>
    </w:p>
    <w:p w14:paraId="1C666EE7" w14:textId="77777777" w:rsidR="00384D59" w:rsidRPr="00071B51" w:rsidRDefault="00384D59" w:rsidP="00384D59">
      <w:pPr>
        <w:rPr>
          <w:rFonts w:ascii="Times New Roman" w:hAnsi="Times New Roman" w:cs="Times New Roman"/>
          <w:sz w:val="20"/>
          <w:szCs w:val="20"/>
          <w:lang w:val="en-US"/>
        </w:rPr>
      </w:pPr>
      <w:r w:rsidRPr="00071B51">
        <w:rPr>
          <w:rFonts w:ascii="Times New Roman" w:hAnsi="Times New Roman" w:cs="Times New Roman"/>
          <w:sz w:val="20"/>
          <w:szCs w:val="20"/>
          <w:lang w:val="en-US"/>
        </w:rPr>
        <w:t>The code defines three functions for signing and verifying XML files using the Dilithium2 algorithm for digital signatures and MongoDB for data storage.</w:t>
      </w:r>
    </w:p>
    <w:p w14:paraId="20B95DF3" w14:textId="77777777" w:rsidR="00384D59" w:rsidRPr="00071B51" w:rsidRDefault="00384D59" w:rsidP="00384D59">
      <w:pPr>
        <w:rPr>
          <w:rFonts w:ascii="Times New Roman" w:hAnsi="Times New Roman" w:cs="Times New Roman"/>
          <w:sz w:val="20"/>
          <w:szCs w:val="20"/>
          <w:lang w:val="en-US"/>
        </w:rPr>
      </w:pPr>
      <w:r w:rsidRPr="00071B51">
        <w:rPr>
          <w:rFonts w:ascii="Times New Roman" w:hAnsi="Times New Roman" w:cs="Times New Roman"/>
          <w:sz w:val="20"/>
          <w:szCs w:val="20"/>
          <w:lang w:val="en-US"/>
        </w:rPr>
        <w:t>The KEYGEN() function generates a new public-private key pair using Dilithium2 and saves the public key to a file named "PublicKey.txt".</w:t>
      </w:r>
    </w:p>
    <w:p w14:paraId="0255F871" w14:textId="77777777" w:rsidR="00384D59" w:rsidRPr="00071B51" w:rsidRDefault="00384D59" w:rsidP="00384D59">
      <w:pPr>
        <w:rPr>
          <w:rFonts w:ascii="Times New Roman" w:hAnsi="Times New Roman" w:cs="Times New Roman"/>
          <w:sz w:val="20"/>
          <w:szCs w:val="20"/>
          <w:lang w:val="en-US"/>
        </w:rPr>
      </w:pPr>
      <w:r w:rsidRPr="00071B51">
        <w:rPr>
          <w:rFonts w:ascii="Times New Roman" w:hAnsi="Times New Roman" w:cs="Times New Roman"/>
          <w:sz w:val="20"/>
          <w:szCs w:val="20"/>
          <w:lang w:val="en-US"/>
        </w:rPr>
        <w:t>The SIGN(file_path, sk, client) function signs an XML file using the Dilithium2 algorithm and saves the signature, XML file, and public key to MongoDB. The function also adds the signature element to the XML file.</w:t>
      </w:r>
    </w:p>
    <w:p w14:paraId="3728AD44" w14:textId="77777777" w:rsidR="00384D59" w:rsidRPr="00071B51" w:rsidRDefault="00384D59" w:rsidP="00384D59">
      <w:pPr>
        <w:rPr>
          <w:rFonts w:ascii="Times New Roman" w:hAnsi="Times New Roman" w:cs="Times New Roman"/>
          <w:sz w:val="20"/>
          <w:szCs w:val="20"/>
          <w:lang w:val="en-US"/>
        </w:rPr>
      </w:pPr>
      <w:r w:rsidRPr="00071B51">
        <w:rPr>
          <w:rFonts w:ascii="Times New Roman" w:hAnsi="Times New Roman" w:cs="Times New Roman"/>
          <w:sz w:val="20"/>
          <w:szCs w:val="20"/>
          <w:lang w:val="en-US"/>
        </w:rPr>
        <w:t>The verify(public_key_file, xml_file) function verifies the digital signature of an XML file using the Dilithium2 algorithm and the corresponding public key, and removes the signature element from the XML file if it is valid.</w:t>
      </w:r>
    </w:p>
    <w:p w14:paraId="2E8BD59C" w14:textId="77777777" w:rsidR="00384D59" w:rsidRDefault="00384D59" w:rsidP="00384D59">
      <w:pPr>
        <w:rPr>
          <w:rFonts w:ascii="Times New Roman" w:hAnsi="Times New Roman" w:cs="Times New Roman"/>
          <w:sz w:val="20"/>
          <w:szCs w:val="20"/>
          <w:lang w:val="en-US"/>
        </w:rPr>
      </w:pPr>
      <w:r w:rsidRPr="00071B51">
        <w:rPr>
          <w:rFonts w:ascii="Times New Roman" w:hAnsi="Times New Roman" w:cs="Times New Roman"/>
          <w:sz w:val="20"/>
          <w:szCs w:val="20"/>
          <w:lang w:val="en-US"/>
        </w:rPr>
        <w:t>Overall, these functions provide a basic implementation of digital signatures using the Dilithium2 algorithm for securing XML files and storing them in a database.</w:t>
      </w:r>
    </w:p>
    <w:p w14:paraId="458E8C3A" w14:textId="77777777" w:rsidR="00384D59" w:rsidRDefault="00384D59" w:rsidP="00384D59">
      <w:pPr>
        <w:rPr>
          <w:rFonts w:ascii="Times New Roman" w:hAnsi="Times New Roman" w:cs="Times New Roman"/>
          <w:sz w:val="20"/>
          <w:szCs w:val="20"/>
          <w:lang w:val="en-US"/>
        </w:rPr>
      </w:pPr>
    </w:p>
    <w:p w14:paraId="08A65CA6"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58501F">
        <w:rPr>
          <w:rFonts w:ascii="Times New Roman" w:hAnsi="Times New Roman" w:cs="Times New Roman"/>
          <w:sz w:val="20"/>
          <w:szCs w:val="20"/>
          <w:lang w:val="en-US"/>
        </w:rPr>
        <w:t>def SIGN(file_path, sk, client):</w:t>
      </w:r>
    </w:p>
    <w:p w14:paraId="713CFC08"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58501F">
        <w:rPr>
          <w:rFonts w:ascii="Times New Roman" w:hAnsi="Times New Roman" w:cs="Times New Roman"/>
          <w:sz w:val="20"/>
          <w:szCs w:val="20"/>
          <w:lang w:val="en-US"/>
        </w:rPr>
        <w:t xml:space="preserve">    pk = KEYGEN()</w:t>
      </w:r>
    </w:p>
    <w:p w14:paraId="4B9DB3CB"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58501F">
        <w:rPr>
          <w:rFonts w:ascii="Times New Roman" w:hAnsi="Times New Roman" w:cs="Times New Roman"/>
          <w:sz w:val="20"/>
          <w:szCs w:val="20"/>
          <w:lang w:val="en-US"/>
        </w:rPr>
        <w:t xml:space="preserve">    #read the HTML file</w:t>
      </w:r>
    </w:p>
    <w:p w14:paraId="7C075A5E"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58501F">
        <w:rPr>
          <w:rFonts w:ascii="Times New Roman" w:hAnsi="Times New Roman" w:cs="Times New Roman"/>
          <w:sz w:val="20"/>
          <w:szCs w:val="20"/>
          <w:lang w:val="en-US"/>
        </w:rPr>
        <w:lastRenderedPageBreak/>
        <w:t xml:space="preserve">    with open(file_path, 'r') as f:</w:t>
      </w:r>
    </w:p>
    <w:p w14:paraId="4122D05E"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58501F">
        <w:rPr>
          <w:rFonts w:ascii="Times New Roman" w:hAnsi="Times New Roman" w:cs="Times New Roman"/>
          <w:sz w:val="20"/>
          <w:szCs w:val="20"/>
          <w:lang w:val="en-US"/>
        </w:rPr>
        <w:t xml:space="preserve">        html_string = f.read()</w:t>
      </w:r>
    </w:p>
    <w:p w14:paraId="6FA088AD"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p>
    <w:p w14:paraId="7CA84F94"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58501F">
        <w:rPr>
          <w:rFonts w:ascii="Times New Roman" w:hAnsi="Times New Roman" w:cs="Times New Roman"/>
          <w:sz w:val="20"/>
          <w:szCs w:val="20"/>
          <w:lang w:val="en-US"/>
        </w:rPr>
        <w:t xml:space="preserve">    # Parse the HTML string and get the root element</w:t>
      </w:r>
    </w:p>
    <w:p w14:paraId="6001CEFC"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58501F">
        <w:rPr>
          <w:rFonts w:ascii="Times New Roman" w:hAnsi="Times New Roman" w:cs="Times New Roman"/>
          <w:sz w:val="20"/>
          <w:szCs w:val="20"/>
          <w:lang w:val="en-US"/>
        </w:rPr>
        <w:t xml:space="preserve">    soup = BeautifulSoup(html_string, 'html.parser')</w:t>
      </w:r>
    </w:p>
    <w:p w14:paraId="406E7AE1"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p>
    <w:p w14:paraId="696CE1B4"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58501F">
        <w:rPr>
          <w:rFonts w:ascii="Times New Roman" w:hAnsi="Times New Roman" w:cs="Times New Roman"/>
          <w:sz w:val="20"/>
          <w:szCs w:val="20"/>
          <w:lang w:val="en-US"/>
        </w:rPr>
        <w:t xml:space="preserve">    # Get the canonical representation of the HTML string</w:t>
      </w:r>
    </w:p>
    <w:p w14:paraId="111B99AC"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58501F">
        <w:rPr>
          <w:rFonts w:ascii="Times New Roman" w:hAnsi="Times New Roman" w:cs="Times New Roman"/>
          <w:sz w:val="20"/>
          <w:szCs w:val="20"/>
          <w:lang w:val="en-US"/>
        </w:rPr>
        <w:t xml:space="preserve">    canonical_html = str(soup)</w:t>
      </w:r>
    </w:p>
    <w:p w14:paraId="6AE328CF"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p>
    <w:p w14:paraId="27A1786C"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58501F">
        <w:rPr>
          <w:rFonts w:ascii="Times New Roman" w:hAnsi="Times New Roman" w:cs="Times New Roman"/>
          <w:sz w:val="20"/>
          <w:szCs w:val="20"/>
          <w:lang w:val="en-US"/>
        </w:rPr>
        <w:t xml:space="preserve">    # Sign the canonical HTML using Dilithium</w:t>
      </w:r>
    </w:p>
    <w:p w14:paraId="78959E5F"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58501F">
        <w:rPr>
          <w:rFonts w:ascii="Times New Roman" w:hAnsi="Times New Roman" w:cs="Times New Roman"/>
          <w:sz w:val="20"/>
          <w:szCs w:val="20"/>
          <w:lang w:val="en-US"/>
        </w:rPr>
        <w:t xml:space="preserve">    sig = Dilithium2.sign(sk, canonical_html.encode())</w:t>
      </w:r>
    </w:p>
    <w:p w14:paraId="1EE9AC3B"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p>
    <w:p w14:paraId="058127E2"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58501F">
        <w:rPr>
          <w:rFonts w:ascii="Times New Roman" w:hAnsi="Times New Roman" w:cs="Times New Roman"/>
          <w:sz w:val="20"/>
          <w:szCs w:val="20"/>
          <w:lang w:val="en-US"/>
        </w:rPr>
        <w:t xml:space="preserve">    # save the signature to MongoDB</w:t>
      </w:r>
    </w:p>
    <w:p w14:paraId="46E3B16A"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58501F">
        <w:rPr>
          <w:rFonts w:ascii="Times New Roman" w:hAnsi="Times New Roman" w:cs="Times New Roman"/>
          <w:sz w:val="20"/>
          <w:szCs w:val="20"/>
          <w:lang w:val="en-US"/>
        </w:rPr>
        <w:t xml:space="preserve">    db = client["Receipt"]</w:t>
      </w:r>
    </w:p>
    <w:p w14:paraId="2819FEB5"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58501F">
        <w:rPr>
          <w:rFonts w:ascii="Times New Roman" w:hAnsi="Times New Roman" w:cs="Times New Roman"/>
          <w:sz w:val="20"/>
          <w:szCs w:val="20"/>
          <w:lang w:val="en-US"/>
        </w:rPr>
        <w:t xml:space="preserve">    collection = db["signed_receipt_files"]</w:t>
      </w:r>
    </w:p>
    <w:p w14:paraId="084D3F5F"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58501F">
        <w:rPr>
          <w:rFonts w:ascii="Times New Roman" w:hAnsi="Times New Roman" w:cs="Times New Roman"/>
          <w:sz w:val="20"/>
          <w:szCs w:val="20"/>
          <w:lang w:val="en-US"/>
        </w:rPr>
        <w:t xml:space="preserve">    result = collection.insert_one({"html_file": html_string, "signature": sig, "publickey": pk})</w:t>
      </w:r>
    </w:p>
    <w:p w14:paraId="1684DC48"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p>
    <w:p w14:paraId="0203758D"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58501F">
        <w:rPr>
          <w:rFonts w:ascii="Times New Roman" w:hAnsi="Times New Roman" w:cs="Times New Roman"/>
          <w:sz w:val="20"/>
          <w:szCs w:val="20"/>
          <w:lang w:val="en-US"/>
        </w:rPr>
        <w:t xml:space="preserve">    # add signature element to the HTML file</w:t>
      </w:r>
    </w:p>
    <w:p w14:paraId="59C148F6"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58501F">
        <w:rPr>
          <w:rFonts w:ascii="Times New Roman" w:hAnsi="Times New Roman" w:cs="Times New Roman"/>
          <w:sz w:val="20"/>
          <w:szCs w:val="20"/>
          <w:lang w:val="en-US"/>
        </w:rPr>
        <w:t xml:space="preserve">    signature_element = soup.new_tag("signature")</w:t>
      </w:r>
    </w:p>
    <w:p w14:paraId="6718DBAF"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58501F">
        <w:rPr>
          <w:rFonts w:ascii="Times New Roman" w:hAnsi="Times New Roman" w:cs="Times New Roman"/>
          <w:sz w:val="20"/>
          <w:szCs w:val="20"/>
          <w:lang w:val="en-US"/>
        </w:rPr>
        <w:t xml:space="preserve">    signature_element.string = sig.hex()</w:t>
      </w:r>
    </w:p>
    <w:p w14:paraId="3FB0C302"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p>
    <w:p w14:paraId="7B35F5EB"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58501F">
        <w:rPr>
          <w:rFonts w:ascii="Times New Roman" w:hAnsi="Times New Roman" w:cs="Times New Roman"/>
          <w:sz w:val="20"/>
          <w:szCs w:val="20"/>
          <w:lang w:val="en-US"/>
        </w:rPr>
        <w:t xml:space="preserve">    if soup.body is not None:</w:t>
      </w:r>
    </w:p>
    <w:p w14:paraId="6028428A"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58501F">
        <w:rPr>
          <w:rFonts w:ascii="Times New Roman" w:hAnsi="Times New Roman" w:cs="Times New Roman"/>
          <w:sz w:val="20"/>
          <w:szCs w:val="20"/>
          <w:lang w:val="en-US"/>
        </w:rPr>
        <w:t xml:space="preserve">        soup.body.append(signature_element)</w:t>
      </w:r>
    </w:p>
    <w:p w14:paraId="038D7FE1"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58501F">
        <w:rPr>
          <w:rFonts w:ascii="Times New Roman" w:hAnsi="Times New Roman" w:cs="Times New Roman"/>
          <w:sz w:val="20"/>
          <w:szCs w:val="20"/>
          <w:lang w:val="en-US"/>
        </w:rPr>
        <w:t xml:space="preserve">    elif soup.html is not None:</w:t>
      </w:r>
    </w:p>
    <w:p w14:paraId="666F82BF"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58501F">
        <w:rPr>
          <w:rFonts w:ascii="Times New Roman" w:hAnsi="Times New Roman" w:cs="Times New Roman"/>
          <w:sz w:val="20"/>
          <w:szCs w:val="20"/>
          <w:lang w:val="en-US"/>
        </w:rPr>
        <w:t xml:space="preserve">        soup.html.append(signature_element)</w:t>
      </w:r>
    </w:p>
    <w:p w14:paraId="5EF7D970"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58501F">
        <w:rPr>
          <w:rFonts w:ascii="Times New Roman" w:hAnsi="Times New Roman" w:cs="Times New Roman"/>
          <w:sz w:val="20"/>
          <w:szCs w:val="20"/>
          <w:lang w:val="en-US"/>
        </w:rPr>
        <w:t xml:space="preserve">    else:</w:t>
      </w:r>
    </w:p>
    <w:p w14:paraId="655D87C9"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58501F">
        <w:rPr>
          <w:rFonts w:ascii="Times New Roman" w:hAnsi="Times New Roman" w:cs="Times New Roman"/>
          <w:sz w:val="20"/>
          <w:szCs w:val="20"/>
          <w:lang w:val="en-US"/>
        </w:rPr>
        <w:t xml:space="preserve">        soup.append(signature_element)</w:t>
      </w:r>
    </w:p>
    <w:p w14:paraId="502F0BA7"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p>
    <w:p w14:paraId="37DED325"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58501F">
        <w:rPr>
          <w:rFonts w:ascii="Times New Roman" w:hAnsi="Times New Roman" w:cs="Times New Roman"/>
          <w:sz w:val="20"/>
          <w:szCs w:val="20"/>
          <w:lang w:val="en-US"/>
        </w:rPr>
        <w:lastRenderedPageBreak/>
        <w:t xml:space="preserve">    # save the HTML file with signature</w:t>
      </w:r>
    </w:p>
    <w:p w14:paraId="7A57053C"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58501F">
        <w:rPr>
          <w:rFonts w:ascii="Times New Roman" w:hAnsi="Times New Roman" w:cs="Times New Roman"/>
          <w:sz w:val="20"/>
          <w:szCs w:val="20"/>
          <w:lang w:val="en-US"/>
        </w:rPr>
        <w:t xml:space="preserve">    html_with_signature = str(soup)</w:t>
      </w:r>
    </w:p>
    <w:p w14:paraId="7770C3FB"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58501F">
        <w:rPr>
          <w:rFonts w:ascii="Times New Roman" w:hAnsi="Times New Roman" w:cs="Times New Roman"/>
          <w:sz w:val="20"/>
          <w:szCs w:val="20"/>
          <w:lang w:val="en-US"/>
        </w:rPr>
        <w:t xml:space="preserve">    with open(file_path, 'w') as f:</w:t>
      </w:r>
    </w:p>
    <w:p w14:paraId="3C1B77AF"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58501F">
        <w:rPr>
          <w:rFonts w:ascii="Times New Roman" w:hAnsi="Times New Roman" w:cs="Times New Roman"/>
          <w:sz w:val="20"/>
          <w:szCs w:val="20"/>
          <w:lang w:val="en-US"/>
        </w:rPr>
        <w:t xml:space="preserve">        f.write(html_with_signature)</w:t>
      </w:r>
    </w:p>
    <w:p w14:paraId="04CB4606"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p>
    <w:p w14:paraId="054A18AB" w14:textId="77777777" w:rsidR="00384D59" w:rsidRPr="0058501F"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58501F">
        <w:rPr>
          <w:rFonts w:ascii="Times New Roman" w:hAnsi="Times New Roman" w:cs="Times New Roman"/>
          <w:sz w:val="20"/>
          <w:szCs w:val="20"/>
          <w:lang w:val="en-US"/>
        </w:rPr>
        <w:t xml:space="preserve">    return sig</w:t>
      </w:r>
    </w:p>
    <w:p w14:paraId="06A10C5A" w14:textId="77777777" w:rsidR="00384D59" w:rsidRDefault="00384D59" w:rsidP="00384D59">
      <w:pPr>
        <w:rPr>
          <w:rFonts w:ascii="Times New Roman" w:hAnsi="Times New Roman" w:cs="Times New Roman"/>
          <w:sz w:val="20"/>
          <w:szCs w:val="20"/>
          <w:lang w:val="en-US"/>
        </w:rPr>
      </w:pPr>
    </w:p>
    <w:p w14:paraId="6B637CF5" w14:textId="77777777" w:rsidR="00384D59" w:rsidRPr="003A78D5" w:rsidRDefault="00384D59" w:rsidP="00384D59">
      <w:pPr>
        <w:rPr>
          <w:rFonts w:ascii="Times New Roman" w:hAnsi="Times New Roman" w:cs="Times New Roman"/>
          <w:sz w:val="20"/>
          <w:szCs w:val="20"/>
          <w:lang w:val="en-US"/>
        </w:rPr>
      </w:pPr>
      <w:r w:rsidRPr="003A78D5">
        <w:rPr>
          <w:rFonts w:ascii="Times New Roman" w:hAnsi="Times New Roman" w:cs="Times New Roman"/>
          <w:sz w:val="20"/>
          <w:szCs w:val="20"/>
          <w:lang w:val="en-US"/>
        </w:rPr>
        <w:t>The SIGN function signs an HTML file using the Dilithium2 algorithm, saves the signature, HTML file, and public key to MongoDB, and adds the signature element to the HTML file.</w:t>
      </w:r>
    </w:p>
    <w:p w14:paraId="62BDBFE8" w14:textId="77777777" w:rsidR="00384D59" w:rsidRPr="003A78D5" w:rsidRDefault="00384D59" w:rsidP="00384D59">
      <w:pPr>
        <w:rPr>
          <w:rFonts w:ascii="Times New Roman" w:hAnsi="Times New Roman" w:cs="Times New Roman"/>
          <w:sz w:val="20"/>
          <w:szCs w:val="20"/>
          <w:lang w:val="en-US"/>
        </w:rPr>
      </w:pPr>
      <w:r w:rsidRPr="003A78D5">
        <w:rPr>
          <w:rFonts w:ascii="Times New Roman" w:hAnsi="Times New Roman" w:cs="Times New Roman"/>
          <w:sz w:val="20"/>
          <w:szCs w:val="20"/>
          <w:lang w:val="en-US"/>
        </w:rPr>
        <w:t>The function reads an HTML file, parses it using BeautifulSoup, generates a digital signature for the canonical representation of the HTML file using Dilithium2, saves the signature, HTML file, and public key to MongoDB, and appends a new signature element to the HTML file. The signature element is appended to the body or html element of the HTML file, depending on which one is present. If neither is present, the signature element is appended to the end of the HTML file.</w:t>
      </w:r>
    </w:p>
    <w:p w14:paraId="24781FB1" w14:textId="77777777" w:rsidR="00384D59" w:rsidRDefault="00384D59" w:rsidP="00384D59">
      <w:pPr>
        <w:rPr>
          <w:rFonts w:ascii="Times New Roman" w:hAnsi="Times New Roman" w:cs="Times New Roman"/>
          <w:sz w:val="20"/>
          <w:szCs w:val="20"/>
          <w:lang w:val="en-US"/>
        </w:rPr>
      </w:pPr>
      <w:r w:rsidRPr="003A78D5">
        <w:rPr>
          <w:rFonts w:ascii="Times New Roman" w:hAnsi="Times New Roman" w:cs="Times New Roman"/>
          <w:sz w:val="20"/>
          <w:szCs w:val="20"/>
          <w:lang w:val="en-US"/>
        </w:rPr>
        <w:t>Once the signature element has been appended to the HTML file, the function saves the updated HTML file to the original file path and returns the digital signature</w:t>
      </w:r>
    </w:p>
    <w:p w14:paraId="2F649F2C" w14:textId="77777777" w:rsidR="00384D59" w:rsidRDefault="00384D59" w:rsidP="00384D59">
      <w:pPr>
        <w:rPr>
          <w:rFonts w:ascii="Times New Roman" w:hAnsi="Times New Roman" w:cs="Times New Roman"/>
          <w:sz w:val="20"/>
          <w:szCs w:val="20"/>
          <w:lang w:val="en-US"/>
        </w:rPr>
      </w:pPr>
    </w:p>
    <w:p w14:paraId="423B149B" w14:textId="77777777" w:rsidR="00384D59" w:rsidRDefault="00384D59" w:rsidP="00384D59">
      <w:pPr>
        <w:rPr>
          <w:rFonts w:ascii="Times New Roman" w:hAnsi="Times New Roman" w:cs="Times New Roman"/>
          <w:sz w:val="20"/>
          <w:szCs w:val="20"/>
          <w:lang w:val="en-US"/>
        </w:rPr>
      </w:pPr>
    </w:p>
    <w:p w14:paraId="6F924BEF" w14:textId="77777777" w:rsidR="00384D59"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p>
    <w:p w14:paraId="5A77F08E"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def generate_receipt(xml_file_path, html_file_path):</w:t>
      </w:r>
    </w:p>
    <w:p w14:paraId="4654649B"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 Định nghĩa các định danh namespace</w:t>
      </w:r>
    </w:p>
    <w:p w14:paraId="2EA4732A"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ns0 = 'urn:oasis:names:specification:ubl:schema:xsd:Invoice-2'</w:t>
      </w:r>
    </w:p>
    <w:p w14:paraId="75E2D876"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ns1 = 'urn:oasis:names:specification:ubl:schema:xsd:CommonBasicComponents-2'</w:t>
      </w:r>
    </w:p>
    <w:p w14:paraId="1A972EA4"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ns2 = 'urn:oasis:names:specification:ubl:schema:xsd:CommonAggregateComponents-2'</w:t>
      </w:r>
    </w:p>
    <w:p w14:paraId="34E50226"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p>
    <w:p w14:paraId="50904AF7"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 Đọc dữ liệu từ tài liệu XML</w:t>
      </w:r>
    </w:p>
    <w:p w14:paraId="4A98B36E"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xmlData = ET.parse(xml_file_path)</w:t>
      </w:r>
    </w:p>
    <w:p w14:paraId="5F286AA9"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p>
    <w:p w14:paraId="2C90BE39"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 Trích xuất các giá trị tương ứng từ tài liệu XML</w:t>
      </w:r>
    </w:p>
    <w:p w14:paraId="47DE489A"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lastRenderedPageBreak/>
        <w:t xml:space="preserve">    supplierName = xmlData.findtext(f'.//{{{ns2}}}AccountingSupplierParty/{{{ns2}}}Party/{{{ns2}}}PartyName/{{{ns1}}}Name')</w:t>
      </w:r>
    </w:p>
    <w:p w14:paraId="3594291E"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customerName = xmlData.findtext(f'.//{{{ns2}}}AccountingCustomerParty/{{{ns2}}}Party/{{{ns2}}}PartyName/{{{ns1}}}Name')</w:t>
      </w:r>
    </w:p>
    <w:p w14:paraId="0FFA3054"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lineItems = []</w:t>
      </w:r>
    </w:p>
    <w:p w14:paraId="0C1CC47C"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for item in xmlData.getroot().findall(f'.//{{{ns2}}}InvoiceLine'):</w:t>
      </w:r>
    </w:p>
    <w:p w14:paraId="46AA84D7"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itemID = item.find(f'.//{{{ns1}}}ID').text</w:t>
      </w:r>
    </w:p>
    <w:p w14:paraId="16B70400"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itemName = item.find(f'.//{{{ns2}}}Item/{{{ns1}}}Name').text</w:t>
      </w:r>
    </w:p>
    <w:p w14:paraId="062129F4"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itemQuantity = item.find(f'.//{{{ns1}}}InvoicedQuantity').text</w:t>
      </w:r>
    </w:p>
    <w:p w14:paraId="415320BA"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itemPrice = item.find(f'.//{{{ns2}}}Price/{{{ns1}}}PriceAmount').attrib['currencyID'] + ' ' + item.find(f'.//{{{ns2}}}Price/{{{ns1}}}PriceAmount').text</w:t>
      </w:r>
    </w:p>
    <w:p w14:paraId="2D1B440E"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itemTotal = item.find(f'.//{{{ns1}}}LineExtensionAmount').attrib['currencyID'] + ' ' + item.find(f'.//{{{ns1}}}LineExtensionAmount').text</w:t>
      </w:r>
    </w:p>
    <w:p w14:paraId="0A0EA7AE"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lineItems.append({</w:t>
      </w:r>
    </w:p>
    <w:p w14:paraId="6F436279"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'id': itemID,</w:t>
      </w:r>
    </w:p>
    <w:p w14:paraId="0725B8DE"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'name': itemName,</w:t>
      </w:r>
    </w:p>
    <w:p w14:paraId="4D31C855"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'quantity': itemQuantity,</w:t>
      </w:r>
    </w:p>
    <w:p w14:paraId="09DF3AC0"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'price': itemPrice,</w:t>
      </w:r>
    </w:p>
    <w:p w14:paraId="53DD915E"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'total': itemTotal</w:t>
      </w:r>
    </w:p>
    <w:p w14:paraId="761EB722"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w:t>
      </w:r>
    </w:p>
    <w:p w14:paraId="13649A73"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w:t>
      </w:r>
    </w:p>
    <w:p w14:paraId="1585F470"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 Tạo đoạn mã HTML tương ứng</w:t>
      </w:r>
    </w:p>
    <w:p w14:paraId="4EFF2B2D"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htmlContent = f'''</w:t>
      </w:r>
    </w:p>
    <w:p w14:paraId="2E2849EC"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&lt;h1&gt;Receipt&lt;/h1&gt;</w:t>
      </w:r>
    </w:p>
    <w:p w14:paraId="5AA89DC7"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&lt;p&gt;Supplier: {supplierName}&lt;/p&gt;</w:t>
      </w:r>
    </w:p>
    <w:p w14:paraId="11B9BA3B"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&lt;p&gt;Customer: {customerName}&lt;/p&gt;</w:t>
      </w:r>
    </w:p>
    <w:p w14:paraId="1D2A223B"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&lt;table&gt;</w:t>
      </w:r>
    </w:p>
    <w:p w14:paraId="746FFF22"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&lt;thead&gt;</w:t>
      </w:r>
    </w:p>
    <w:p w14:paraId="079BA30E"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lastRenderedPageBreak/>
        <w:t xml:space="preserve">                &lt;tr&gt;</w:t>
      </w:r>
    </w:p>
    <w:p w14:paraId="78CB128B"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&lt;th&gt;ID&lt;/th&gt;</w:t>
      </w:r>
    </w:p>
    <w:p w14:paraId="2193631F"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&lt;th&gt;Name&lt;/th&gt;</w:t>
      </w:r>
    </w:p>
    <w:p w14:paraId="2E4E6338"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&lt;th&gt;Quantity&lt;/th&gt;</w:t>
      </w:r>
    </w:p>
    <w:p w14:paraId="104135B6"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&lt;th&gt;Price&lt;/th&gt;</w:t>
      </w:r>
    </w:p>
    <w:p w14:paraId="30B63CD8"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&lt;th&gt;Total&lt;/th&gt;</w:t>
      </w:r>
    </w:p>
    <w:p w14:paraId="5A48E702"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&lt;/tr&gt;</w:t>
      </w:r>
    </w:p>
    <w:p w14:paraId="39D32EF0"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&lt;/thead&gt;</w:t>
      </w:r>
    </w:p>
    <w:p w14:paraId="75BC86A6"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&lt;tbody&gt;</w:t>
      </w:r>
    </w:p>
    <w:p w14:paraId="5C8689DC"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w:t>
      </w:r>
    </w:p>
    <w:p w14:paraId="3063AAFE"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p>
    <w:p w14:paraId="7AA3A597"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for item in lineItems:</w:t>
      </w:r>
    </w:p>
    <w:p w14:paraId="73149175"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htmlContent += f'''</w:t>
      </w:r>
    </w:p>
    <w:p w14:paraId="771D1C3A"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&lt;tr&gt;</w:t>
      </w:r>
    </w:p>
    <w:p w14:paraId="32D0DE79"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&lt;td&gt;{item['id']}&lt;/td&gt;</w:t>
      </w:r>
    </w:p>
    <w:p w14:paraId="11F3961C"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&lt;td&gt;{item['name']}&lt;/td&gt;</w:t>
      </w:r>
    </w:p>
    <w:p w14:paraId="48D274F5"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&lt;td&gt;{item['quantity']}&lt;/td&gt;</w:t>
      </w:r>
    </w:p>
    <w:p w14:paraId="4CDDAB1A"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&lt;td&gt;{item['price']}&lt;/td&gt;</w:t>
      </w:r>
    </w:p>
    <w:p w14:paraId="6EF9E4F3"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&lt;td&gt;{item['total']}&lt;/td&gt;</w:t>
      </w:r>
    </w:p>
    <w:p w14:paraId="03D13CAF"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&lt;/tr&gt;</w:t>
      </w:r>
    </w:p>
    <w:p w14:paraId="0D11C98A"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w:t>
      </w:r>
    </w:p>
    <w:p w14:paraId="7E6D5CF0"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p>
    <w:p w14:paraId="44937107"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htmlContent += '''</w:t>
      </w:r>
    </w:p>
    <w:p w14:paraId="6763ED89"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&lt;/tbody&gt;</w:t>
      </w:r>
    </w:p>
    <w:p w14:paraId="7F9C925B"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&lt;/table&gt;</w:t>
      </w:r>
    </w:p>
    <w:p w14:paraId="34A7BB59"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w:t>
      </w:r>
    </w:p>
    <w:p w14:paraId="21CB1CC7"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p>
    <w:p w14:paraId="081BB0CC"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 Ghi nội dung HTML vào file receipt.html</w:t>
      </w:r>
    </w:p>
    <w:p w14:paraId="295A45EC" w14:textId="77777777" w:rsidR="00384D59" w:rsidRPr="003A78D5"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lastRenderedPageBreak/>
        <w:t xml:space="preserve">    with open(html_file_path, 'w') as f:</w:t>
      </w:r>
    </w:p>
    <w:p w14:paraId="073930FA" w14:textId="77777777" w:rsidR="00384D59" w:rsidRDefault="00384D59" w:rsidP="00384D5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lang w:val="en-US"/>
        </w:rPr>
      </w:pPr>
      <w:r w:rsidRPr="003A78D5">
        <w:rPr>
          <w:rFonts w:ascii="Times New Roman" w:hAnsi="Times New Roman" w:cs="Times New Roman"/>
          <w:sz w:val="20"/>
          <w:szCs w:val="20"/>
          <w:lang w:val="en-US"/>
        </w:rPr>
        <w:t xml:space="preserve">        f.write(htmlContent)</w:t>
      </w:r>
    </w:p>
    <w:p w14:paraId="381889D0" w14:textId="77777777" w:rsidR="00384D59" w:rsidRPr="003A78D5" w:rsidRDefault="00384D59" w:rsidP="00384D59">
      <w:pPr>
        <w:rPr>
          <w:rFonts w:ascii="Times New Roman" w:hAnsi="Times New Roman" w:cs="Times New Roman"/>
          <w:sz w:val="20"/>
          <w:szCs w:val="20"/>
          <w:lang w:val="en-US"/>
        </w:rPr>
      </w:pPr>
      <w:r w:rsidRPr="003A78D5">
        <w:rPr>
          <w:rFonts w:ascii="Times New Roman" w:hAnsi="Times New Roman" w:cs="Times New Roman"/>
          <w:sz w:val="20"/>
          <w:szCs w:val="20"/>
          <w:lang w:val="en-US"/>
        </w:rPr>
        <w:t>The generate_receipt function reads an XML file containing invoice data, extracts the relevant information such as supplier name, customer name, and line items, generates an HTML receipt file with the extracted information, and saves it to the specified path.</w:t>
      </w:r>
    </w:p>
    <w:p w14:paraId="206BC3BC" w14:textId="77777777" w:rsidR="00384D59" w:rsidRPr="003A78D5" w:rsidRDefault="00384D59" w:rsidP="00384D59">
      <w:pPr>
        <w:rPr>
          <w:rFonts w:ascii="Times New Roman" w:hAnsi="Times New Roman" w:cs="Times New Roman"/>
          <w:sz w:val="20"/>
          <w:szCs w:val="20"/>
          <w:lang w:val="en-US"/>
        </w:rPr>
      </w:pPr>
      <w:r w:rsidRPr="003A78D5">
        <w:rPr>
          <w:rFonts w:ascii="Times New Roman" w:hAnsi="Times New Roman" w:cs="Times New Roman"/>
          <w:sz w:val="20"/>
          <w:szCs w:val="20"/>
          <w:lang w:val="en-US"/>
        </w:rPr>
        <w:t>The function uses namespaces to extract data from the XML file, including supplier and customer names, and line item details such as ID, name, quantity, price, and total. It then generates the HTML content for the receipt using this extracted data and saves it to a file at the specified path.</w:t>
      </w:r>
    </w:p>
    <w:p w14:paraId="6140CE99" w14:textId="77777777" w:rsidR="00384D59" w:rsidRDefault="00384D59" w:rsidP="00384D59">
      <w:pPr>
        <w:rPr>
          <w:rFonts w:ascii="Times New Roman" w:hAnsi="Times New Roman" w:cs="Times New Roman"/>
          <w:sz w:val="20"/>
          <w:szCs w:val="20"/>
          <w:lang w:val="en-US"/>
        </w:rPr>
      </w:pPr>
      <w:r w:rsidRPr="003A78D5">
        <w:rPr>
          <w:rFonts w:ascii="Times New Roman" w:hAnsi="Times New Roman" w:cs="Times New Roman"/>
          <w:sz w:val="20"/>
          <w:szCs w:val="20"/>
          <w:lang w:val="en-US"/>
        </w:rPr>
        <w:t>The resulting HTML file contains a table with the invoice data, including information about the supplier, customer, and line items.</w:t>
      </w:r>
    </w:p>
    <w:p w14:paraId="0E42B27B" w14:textId="77777777" w:rsidR="00384D59" w:rsidRDefault="00384D59" w:rsidP="00384D59">
      <w:pPr>
        <w:rPr>
          <w:rFonts w:ascii="Times New Roman" w:hAnsi="Times New Roman" w:cs="Times New Roman"/>
          <w:sz w:val="20"/>
          <w:szCs w:val="20"/>
          <w:lang w:val="en-US"/>
        </w:rPr>
      </w:pPr>
      <w:r w:rsidRPr="00A14C25">
        <w:rPr>
          <w:rFonts w:ascii="Times New Roman" w:hAnsi="Times New Roman" w:cs="Times New Roman"/>
          <w:noProof/>
          <w:sz w:val="20"/>
          <w:szCs w:val="20"/>
          <w:lang w:val="en-US"/>
        </w:rPr>
        <w:drawing>
          <wp:inline distT="0" distB="0" distL="0" distR="0" wp14:anchorId="2382F4B9" wp14:editId="71F33432">
            <wp:extent cx="5579745" cy="1296035"/>
            <wp:effectExtent l="0" t="0" r="0" b="0"/>
            <wp:docPr id="1781581558" name="Hình ảnh 1" descr="Ảnh có chứa văn bản, Phông chữ, ảnh chụp màn hình, đại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81558" name="Hình ảnh 1" descr="Ảnh có chứa văn bản, Phông chữ, ảnh chụp màn hình, đại số&#10;&#10;Mô tả được tạo tự động"/>
                    <pic:cNvPicPr/>
                  </pic:nvPicPr>
                  <pic:blipFill>
                    <a:blip r:embed="rId13"/>
                    <a:stretch>
                      <a:fillRect/>
                    </a:stretch>
                  </pic:blipFill>
                  <pic:spPr>
                    <a:xfrm>
                      <a:off x="0" y="0"/>
                      <a:ext cx="5579745" cy="1296035"/>
                    </a:xfrm>
                    <a:prstGeom prst="rect">
                      <a:avLst/>
                    </a:prstGeom>
                  </pic:spPr>
                </pic:pic>
              </a:graphicData>
            </a:graphic>
          </wp:inline>
        </w:drawing>
      </w:r>
    </w:p>
    <w:p w14:paraId="2FC5C591" w14:textId="77777777" w:rsidR="00384D59" w:rsidRDefault="00384D59" w:rsidP="00384D59">
      <w:pPr>
        <w:ind w:left="2880" w:firstLine="720"/>
        <w:rPr>
          <w:b/>
          <w:bCs/>
          <w:sz w:val="28"/>
          <w:szCs w:val="28"/>
          <w:lang w:val="en-US"/>
        </w:rPr>
      </w:pPr>
      <w:r w:rsidRPr="00CE62DE">
        <w:rPr>
          <w:i/>
          <w:iCs/>
          <w:sz w:val="16"/>
          <w:szCs w:val="16"/>
          <w:lang w:val="en-US"/>
        </w:rPr>
        <w:t>Figure</w:t>
      </w:r>
      <w:r>
        <w:rPr>
          <w:i/>
          <w:iCs/>
          <w:sz w:val="16"/>
          <w:szCs w:val="16"/>
          <w:lang w:val="en-US"/>
        </w:rPr>
        <w:t xml:space="preserve"> 7</w:t>
      </w:r>
      <w:r w:rsidRPr="00CE62DE">
        <w:rPr>
          <w:i/>
          <w:iCs/>
          <w:sz w:val="16"/>
          <w:szCs w:val="16"/>
          <w:lang w:val="en-US"/>
        </w:rPr>
        <w:t xml:space="preserve">. </w:t>
      </w:r>
      <w:r>
        <w:rPr>
          <w:i/>
          <w:iCs/>
          <w:sz w:val="16"/>
          <w:szCs w:val="16"/>
          <w:lang w:val="en-US"/>
        </w:rPr>
        <w:t>RECEIPT WITH SIGNATURE</w:t>
      </w:r>
    </w:p>
    <w:p w14:paraId="51391DF2" w14:textId="77777777" w:rsidR="00384D59" w:rsidRDefault="00384D59" w:rsidP="00384D59">
      <w:pPr>
        <w:rPr>
          <w:rFonts w:ascii="Times New Roman" w:hAnsi="Times New Roman" w:cs="Times New Roman"/>
          <w:sz w:val="20"/>
          <w:szCs w:val="20"/>
          <w:lang w:val="en-US"/>
        </w:rPr>
      </w:pPr>
    </w:p>
    <w:p w14:paraId="173EB7B1" w14:textId="77777777" w:rsidR="00384D59" w:rsidRDefault="00384D59" w:rsidP="00384D59">
      <w:pPr>
        <w:pStyle w:val="u3"/>
        <w:numPr>
          <w:ilvl w:val="0"/>
          <w:numId w:val="0"/>
        </w:numPr>
        <w:rPr>
          <w:szCs w:val="26"/>
          <w:lang w:val="en-US"/>
        </w:rPr>
      </w:pPr>
      <w:bookmarkStart w:id="81" w:name="_Toc138625971"/>
      <w:bookmarkStart w:id="82" w:name="_Toc138626246"/>
      <w:bookmarkStart w:id="83" w:name="_Toc138626350"/>
      <w:r w:rsidRPr="00CE62DE">
        <w:rPr>
          <w:b w:val="0"/>
          <w:bCs w:val="0"/>
          <w:szCs w:val="26"/>
          <w:lang w:val="en-US"/>
        </w:rPr>
        <w:t>3.2.</w:t>
      </w:r>
      <w:r>
        <w:rPr>
          <w:b w:val="0"/>
          <w:bCs w:val="0"/>
          <w:szCs w:val="26"/>
          <w:lang w:val="en-US"/>
        </w:rPr>
        <w:t>4 BANK</w:t>
      </w:r>
      <w:bookmarkEnd w:id="81"/>
      <w:bookmarkEnd w:id="82"/>
      <w:bookmarkEnd w:id="83"/>
    </w:p>
    <w:p w14:paraId="5C19AE8E" w14:textId="77777777" w:rsidR="00384D59" w:rsidRDefault="00384D59" w:rsidP="00384D59">
      <w:pPr>
        <w:rPr>
          <w:b/>
          <w:bCs/>
          <w:szCs w:val="26"/>
          <w:lang w:val="en-US"/>
        </w:rPr>
      </w:pPr>
    </w:p>
    <w:p w14:paraId="604A72B2" w14:textId="77777777" w:rsidR="00384D59" w:rsidRDefault="00384D59" w:rsidP="00384D59">
      <w:pPr>
        <w:pBdr>
          <w:top w:val="single" w:sz="4" w:space="1" w:color="auto"/>
          <w:left w:val="single" w:sz="4" w:space="4" w:color="auto"/>
          <w:bottom w:val="single" w:sz="4" w:space="1" w:color="auto"/>
          <w:right w:val="single" w:sz="4" w:space="4" w:color="auto"/>
        </w:pBdr>
        <w:rPr>
          <w:sz w:val="20"/>
          <w:szCs w:val="20"/>
          <w:lang w:val="en-US"/>
        </w:rPr>
      </w:pPr>
    </w:p>
    <w:p w14:paraId="231F1332"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3A78D5">
        <w:rPr>
          <w:sz w:val="20"/>
          <w:szCs w:val="20"/>
          <w:lang w:val="en-US"/>
        </w:rPr>
        <w:t>def verify(public_key_file, html_file):</w:t>
      </w:r>
    </w:p>
    <w:p w14:paraId="7A303AA7"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3A78D5">
        <w:rPr>
          <w:sz w:val="20"/>
          <w:szCs w:val="20"/>
          <w:lang w:val="en-US"/>
        </w:rPr>
        <w:t xml:space="preserve">    # Load the public key</w:t>
      </w:r>
    </w:p>
    <w:p w14:paraId="2747228A"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3A78D5">
        <w:rPr>
          <w:sz w:val="20"/>
          <w:szCs w:val="20"/>
          <w:lang w:val="en-US"/>
        </w:rPr>
        <w:t xml:space="preserve">    with open(public_key_file, 'r') as f:</w:t>
      </w:r>
    </w:p>
    <w:p w14:paraId="6F04C3FF"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3A78D5">
        <w:rPr>
          <w:sz w:val="20"/>
          <w:szCs w:val="20"/>
          <w:lang w:val="en-US"/>
        </w:rPr>
        <w:t xml:space="preserve">        pk_hex = f.read()</w:t>
      </w:r>
    </w:p>
    <w:p w14:paraId="24E012DC"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3A78D5">
        <w:rPr>
          <w:sz w:val="20"/>
          <w:szCs w:val="20"/>
          <w:lang w:val="en-US"/>
        </w:rPr>
        <w:t xml:space="preserve">    pk = bytearray.fromhex(pk_hex)</w:t>
      </w:r>
    </w:p>
    <w:p w14:paraId="43405A43"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p>
    <w:p w14:paraId="16D39C1A"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3A78D5">
        <w:rPr>
          <w:sz w:val="20"/>
          <w:szCs w:val="20"/>
          <w:lang w:val="en-US"/>
        </w:rPr>
        <w:t xml:space="preserve">    # Load the HTML file and extract the signature value</w:t>
      </w:r>
    </w:p>
    <w:p w14:paraId="4F184A2A"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3A78D5">
        <w:rPr>
          <w:sz w:val="20"/>
          <w:szCs w:val="20"/>
          <w:lang w:val="en-US"/>
        </w:rPr>
        <w:t xml:space="preserve">    with open(html_file, 'r') as f:</w:t>
      </w:r>
    </w:p>
    <w:p w14:paraId="71E21A5A"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3A78D5">
        <w:rPr>
          <w:sz w:val="20"/>
          <w:szCs w:val="20"/>
          <w:lang w:val="en-US"/>
        </w:rPr>
        <w:t xml:space="preserve">        html_string = f.read()</w:t>
      </w:r>
    </w:p>
    <w:p w14:paraId="0A19DA85"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3A78D5">
        <w:rPr>
          <w:sz w:val="20"/>
          <w:szCs w:val="20"/>
          <w:lang w:val="en-US"/>
        </w:rPr>
        <w:lastRenderedPageBreak/>
        <w:t xml:space="preserve">    soup = BeautifulSoup(html_string, 'html.parser')</w:t>
      </w:r>
    </w:p>
    <w:p w14:paraId="1CE0E27B"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3A78D5">
        <w:rPr>
          <w:sz w:val="20"/>
          <w:szCs w:val="20"/>
          <w:lang w:val="en-US"/>
        </w:rPr>
        <w:t xml:space="preserve">    signature_element = soup.find("signature")</w:t>
      </w:r>
    </w:p>
    <w:p w14:paraId="7A5D4B11"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3A78D5">
        <w:rPr>
          <w:sz w:val="20"/>
          <w:szCs w:val="20"/>
          <w:lang w:val="en-US"/>
        </w:rPr>
        <w:t xml:space="preserve">    while signature_element is not None:</w:t>
      </w:r>
    </w:p>
    <w:p w14:paraId="6815C8D4"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3A78D5">
        <w:rPr>
          <w:sz w:val="20"/>
          <w:szCs w:val="20"/>
          <w:lang w:val="en-US"/>
        </w:rPr>
        <w:t xml:space="preserve">        # Extract the signature value and remove the signature element</w:t>
      </w:r>
    </w:p>
    <w:p w14:paraId="26C65E62"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3A78D5">
        <w:rPr>
          <w:sz w:val="20"/>
          <w:szCs w:val="20"/>
          <w:lang w:val="en-US"/>
        </w:rPr>
        <w:t xml:space="preserve">        signature_value = signature_element.string.strip()</w:t>
      </w:r>
    </w:p>
    <w:p w14:paraId="231FA8A0"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3A78D5">
        <w:rPr>
          <w:sz w:val="20"/>
          <w:szCs w:val="20"/>
          <w:lang w:val="en-US"/>
        </w:rPr>
        <w:t xml:space="preserve">        signature_element.extract()</w:t>
      </w:r>
    </w:p>
    <w:p w14:paraId="1094BF7F"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p>
    <w:p w14:paraId="3583158C"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3A78D5">
        <w:rPr>
          <w:sz w:val="20"/>
          <w:szCs w:val="20"/>
          <w:lang w:val="en-US"/>
        </w:rPr>
        <w:t xml:space="preserve">        # Get the canonical representation of the HTML string</w:t>
      </w:r>
    </w:p>
    <w:p w14:paraId="00DE6E5C"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3A78D5">
        <w:rPr>
          <w:sz w:val="20"/>
          <w:szCs w:val="20"/>
          <w:lang w:val="en-US"/>
        </w:rPr>
        <w:t xml:space="preserve">        canonical_html = str(soup)</w:t>
      </w:r>
    </w:p>
    <w:p w14:paraId="703C725F"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p>
    <w:p w14:paraId="59FC9422"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3A78D5">
        <w:rPr>
          <w:sz w:val="20"/>
          <w:szCs w:val="20"/>
          <w:lang w:val="en-US"/>
        </w:rPr>
        <w:t xml:space="preserve">        # Verify the signature using Dilithium</w:t>
      </w:r>
    </w:p>
    <w:p w14:paraId="49CBB7D7"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3A78D5">
        <w:rPr>
          <w:sz w:val="20"/>
          <w:szCs w:val="20"/>
          <w:lang w:val="en-US"/>
        </w:rPr>
        <w:t xml:space="preserve">        try:</w:t>
      </w:r>
    </w:p>
    <w:p w14:paraId="275884A1"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3A78D5">
        <w:rPr>
          <w:sz w:val="20"/>
          <w:szCs w:val="20"/>
          <w:lang w:val="en-US"/>
        </w:rPr>
        <w:t xml:space="preserve">            is_valid = Dilithium2.verify(pk, canonical_html.encode(), bytes.fromhex(signature_value))</w:t>
      </w:r>
    </w:p>
    <w:p w14:paraId="09E4DFF2"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3A78D5">
        <w:rPr>
          <w:sz w:val="20"/>
          <w:szCs w:val="20"/>
          <w:lang w:val="en-US"/>
        </w:rPr>
        <w:t xml:space="preserve">            if is_valid:</w:t>
      </w:r>
    </w:p>
    <w:p w14:paraId="2C6FF705"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3A78D5">
        <w:rPr>
          <w:sz w:val="20"/>
          <w:szCs w:val="20"/>
          <w:lang w:val="en-US"/>
        </w:rPr>
        <w:t xml:space="preserve">                print("The signature is valid.")</w:t>
      </w:r>
    </w:p>
    <w:p w14:paraId="5E6445D1"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3A78D5">
        <w:rPr>
          <w:sz w:val="20"/>
          <w:szCs w:val="20"/>
          <w:lang w:val="en-US"/>
        </w:rPr>
        <w:t xml:space="preserve">            else:</w:t>
      </w:r>
    </w:p>
    <w:p w14:paraId="47D75C4F"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3A78D5">
        <w:rPr>
          <w:sz w:val="20"/>
          <w:szCs w:val="20"/>
          <w:lang w:val="en-US"/>
        </w:rPr>
        <w:t xml:space="preserve">                print("The signature is not valid.")</w:t>
      </w:r>
    </w:p>
    <w:p w14:paraId="2BFD266E"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3A78D5">
        <w:rPr>
          <w:sz w:val="20"/>
          <w:szCs w:val="20"/>
          <w:lang w:val="en-US"/>
        </w:rPr>
        <w:t xml:space="preserve">        except Exception as e:</w:t>
      </w:r>
    </w:p>
    <w:p w14:paraId="29B81ABC"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3A78D5">
        <w:rPr>
          <w:sz w:val="20"/>
          <w:szCs w:val="20"/>
          <w:lang w:val="en-US"/>
        </w:rPr>
        <w:t xml:space="preserve">            print("An error occurred while verifying the signature:", str(e))</w:t>
      </w:r>
    </w:p>
    <w:p w14:paraId="16E670CC"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p>
    <w:p w14:paraId="2181F510"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3A78D5">
        <w:rPr>
          <w:sz w:val="20"/>
          <w:szCs w:val="20"/>
          <w:lang w:val="en-US"/>
        </w:rPr>
        <w:t xml:space="preserve">        # Find the next signature element</w:t>
      </w:r>
    </w:p>
    <w:p w14:paraId="11A32E13"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3A78D5">
        <w:rPr>
          <w:sz w:val="20"/>
          <w:szCs w:val="20"/>
          <w:lang w:val="en-US"/>
        </w:rPr>
        <w:t xml:space="preserve">        signature_element = soup.find("signature")</w:t>
      </w:r>
    </w:p>
    <w:p w14:paraId="3C2B386A"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p>
    <w:p w14:paraId="6120061C"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3A78D5">
        <w:rPr>
          <w:sz w:val="20"/>
          <w:szCs w:val="20"/>
          <w:lang w:val="en-US"/>
        </w:rPr>
        <w:t xml:space="preserve">    # Write the updated HTML file</w:t>
      </w:r>
    </w:p>
    <w:p w14:paraId="24974494" w14:textId="77777777" w:rsidR="00384D59" w:rsidRPr="003A78D5"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3A78D5">
        <w:rPr>
          <w:sz w:val="20"/>
          <w:szCs w:val="20"/>
          <w:lang w:val="en-US"/>
        </w:rPr>
        <w:t xml:space="preserve">    with open(html_file, 'w') as f:</w:t>
      </w:r>
    </w:p>
    <w:p w14:paraId="5A2EA487" w14:textId="77777777" w:rsidR="00384D59" w:rsidRDefault="00384D59" w:rsidP="00384D59">
      <w:pPr>
        <w:pBdr>
          <w:top w:val="single" w:sz="4" w:space="1" w:color="auto"/>
          <w:left w:val="single" w:sz="4" w:space="4" w:color="auto"/>
          <w:bottom w:val="single" w:sz="4" w:space="1" w:color="auto"/>
          <w:right w:val="single" w:sz="4" w:space="4" w:color="auto"/>
        </w:pBdr>
        <w:rPr>
          <w:sz w:val="20"/>
          <w:szCs w:val="20"/>
          <w:lang w:val="en-US"/>
        </w:rPr>
      </w:pPr>
      <w:r w:rsidRPr="003A78D5">
        <w:rPr>
          <w:sz w:val="20"/>
          <w:szCs w:val="20"/>
          <w:lang w:val="en-US"/>
        </w:rPr>
        <w:t xml:space="preserve">        f.write(str(soup))</w:t>
      </w:r>
    </w:p>
    <w:p w14:paraId="4A6AA2D0" w14:textId="77777777" w:rsidR="00384D59" w:rsidRPr="003A78D5" w:rsidRDefault="00384D59" w:rsidP="00384D59">
      <w:pPr>
        <w:rPr>
          <w:sz w:val="20"/>
          <w:szCs w:val="20"/>
          <w:lang w:val="en-US"/>
        </w:rPr>
      </w:pPr>
    </w:p>
    <w:p w14:paraId="77F4E23F" w14:textId="77777777" w:rsidR="00384D59" w:rsidRPr="003A78D5" w:rsidRDefault="00384D59" w:rsidP="00384D59">
      <w:pPr>
        <w:rPr>
          <w:sz w:val="20"/>
          <w:szCs w:val="20"/>
          <w:lang w:val="en-US"/>
        </w:rPr>
      </w:pPr>
      <w:r w:rsidRPr="003A78D5">
        <w:rPr>
          <w:sz w:val="20"/>
          <w:szCs w:val="20"/>
          <w:lang w:val="en-US"/>
        </w:rPr>
        <w:lastRenderedPageBreak/>
        <w:t>The verify function verifies the digital signature of an HTML file using the Dilithium2 algorithm and a public key, and removes the signature element from the HTML file if the signature is valid. If there are multiple signatures in the HTML file, the function verifies all of them.</w:t>
      </w:r>
    </w:p>
    <w:p w14:paraId="08987F2E" w14:textId="77777777" w:rsidR="00384D59" w:rsidRPr="003A78D5" w:rsidRDefault="00384D59" w:rsidP="00384D59">
      <w:pPr>
        <w:rPr>
          <w:sz w:val="20"/>
          <w:szCs w:val="20"/>
          <w:lang w:val="en-US"/>
        </w:rPr>
      </w:pPr>
      <w:r w:rsidRPr="003A78D5">
        <w:rPr>
          <w:sz w:val="20"/>
          <w:szCs w:val="20"/>
          <w:lang w:val="en-US"/>
        </w:rPr>
        <w:t>The function loads the public key from a file and the HTML file from the specified path, and uses BeautifulSoup to parse the HTML string and extract the signature element(s). It iterates over each signature element in the HTML file, extracts the signature value, and verifies it using the Dilithium2 algorithm and the public key. If the signature is valid, the function removes the corresponding signature element from the HTML file. After all signature elements have been verified, the updated HTML file is written to the original file path.</w:t>
      </w:r>
    </w:p>
    <w:p w14:paraId="5D53B797" w14:textId="77777777" w:rsidR="00384D59" w:rsidRDefault="00384D59" w:rsidP="00384D59">
      <w:pPr>
        <w:rPr>
          <w:sz w:val="20"/>
          <w:szCs w:val="20"/>
          <w:lang w:val="en-US"/>
        </w:rPr>
      </w:pPr>
      <w:r w:rsidRPr="003A78D5">
        <w:rPr>
          <w:sz w:val="20"/>
          <w:szCs w:val="20"/>
          <w:lang w:val="en-US"/>
        </w:rPr>
        <w:t>The resulting HTML file has all signature elements removed if their corresponding signatures were valid.</w:t>
      </w:r>
    </w:p>
    <w:p w14:paraId="6FB6F850" w14:textId="77777777" w:rsidR="00384D59" w:rsidRDefault="00384D59" w:rsidP="00384D59">
      <w:pPr>
        <w:rPr>
          <w:sz w:val="20"/>
          <w:szCs w:val="20"/>
          <w:lang w:val="en-US"/>
        </w:rPr>
      </w:pPr>
    </w:p>
    <w:p w14:paraId="59611ACF" w14:textId="77777777" w:rsidR="00384D59" w:rsidRDefault="00384D59" w:rsidP="00384D59">
      <w:pPr>
        <w:rPr>
          <w:sz w:val="20"/>
          <w:szCs w:val="20"/>
          <w:lang w:val="en-US"/>
        </w:rPr>
      </w:pPr>
    </w:p>
    <w:p w14:paraId="7D4E59E0" w14:textId="77777777" w:rsidR="00384D59" w:rsidRDefault="00384D59" w:rsidP="00384D59">
      <w:pPr>
        <w:pStyle w:val="u3"/>
        <w:numPr>
          <w:ilvl w:val="0"/>
          <w:numId w:val="0"/>
        </w:numPr>
        <w:rPr>
          <w:szCs w:val="26"/>
          <w:lang w:val="en-US"/>
        </w:rPr>
      </w:pPr>
      <w:bookmarkStart w:id="84" w:name="_Toc138625972"/>
      <w:bookmarkStart w:id="85" w:name="_Toc138626247"/>
      <w:bookmarkStart w:id="86" w:name="_Toc138626351"/>
      <w:r w:rsidRPr="00CE62DE">
        <w:rPr>
          <w:b w:val="0"/>
          <w:bCs w:val="0"/>
          <w:szCs w:val="26"/>
          <w:lang w:val="en-US"/>
        </w:rPr>
        <w:t>3.2.</w:t>
      </w:r>
      <w:r>
        <w:rPr>
          <w:b w:val="0"/>
          <w:bCs w:val="0"/>
          <w:szCs w:val="26"/>
          <w:lang w:val="en-US"/>
        </w:rPr>
        <w:t>5.  DATABASE</w:t>
      </w:r>
      <w:bookmarkEnd w:id="84"/>
      <w:bookmarkEnd w:id="85"/>
      <w:bookmarkEnd w:id="86"/>
    </w:p>
    <w:p w14:paraId="41DAEF0B" w14:textId="77777777" w:rsidR="00384D59" w:rsidRDefault="00384D59" w:rsidP="00384D59">
      <w:pPr>
        <w:rPr>
          <w:szCs w:val="26"/>
          <w:lang w:val="en-US"/>
        </w:rPr>
      </w:pPr>
      <w:r w:rsidRPr="00071B51">
        <w:rPr>
          <w:szCs w:val="26"/>
          <w:lang w:val="en-US"/>
        </w:rPr>
        <w:t>Whenever a successful signature is applied to an invoice or receipt file, all of its data will be taken and stored on MongoDB along with the applied PK.</w:t>
      </w:r>
    </w:p>
    <w:p w14:paraId="07115ED4" w14:textId="77777777" w:rsidR="00384D59" w:rsidRDefault="00384D59" w:rsidP="00384D59">
      <w:pPr>
        <w:rPr>
          <w:szCs w:val="26"/>
          <w:lang w:val="en-US"/>
        </w:rPr>
      </w:pPr>
      <w:r w:rsidRPr="00A14C25">
        <w:rPr>
          <w:noProof/>
          <w:szCs w:val="26"/>
          <w:lang w:val="en-US"/>
        </w:rPr>
        <w:drawing>
          <wp:inline distT="0" distB="0" distL="0" distR="0" wp14:anchorId="1A265DF3" wp14:editId="4CEEE973">
            <wp:extent cx="5579745" cy="862330"/>
            <wp:effectExtent l="0" t="0" r="0" b="0"/>
            <wp:docPr id="5272251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25170" name=""/>
                    <pic:cNvPicPr/>
                  </pic:nvPicPr>
                  <pic:blipFill>
                    <a:blip r:embed="rId14"/>
                    <a:stretch>
                      <a:fillRect/>
                    </a:stretch>
                  </pic:blipFill>
                  <pic:spPr>
                    <a:xfrm>
                      <a:off x="0" y="0"/>
                      <a:ext cx="5579745" cy="862330"/>
                    </a:xfrm>
                    <a:prstGeom prst="rect">
                      <a:avLst/>
                    </a:prstGeom>
                  </pic:spPr>
                </pic:pic>
              </a:graphicData>
            </a:graphic>
          </wp:inline>
        </w:drawing>
      </w:r>
    </w:p>
    <w:p w14:paraId="406F98B9" w14:textId="77777777" w:rsidR="00384D59" w:rsidRDefault="00384D59" w:rsidP="00384D59">
      <w:pPr>
        <w:ind w:left="2160" w:firstLine="720"/>
        <w:rPr>
          <w:i/>
          <w:iCs/>
          <w:sz w:val="16"/>
          <w:szCs w:val="16"/>
          <w:lang w:val="en-US"/>
        </w:rPr>
      </w:pPr>
      <w:r w:rsidRPr="00CE62DE">
        <w:rPr>
          <w:i/>
          <w:iCs/>
          <w:sz w:val="16"/>
          <w:szCs w:val="16"/>
          <w:lang w:val="en-US"/>
        </w:rPr>
        <w:t>Figure</w:t>
      </w:r>
      <w:r>
        <w:rPr>
          <w:i/>
          <w:iCs/>
          <w:sz w:val="16"/>
          <w:szCs w:val="16"/>
          <w:lang w:val="en-US"/>
        </w:rPr>
        <w:t xml:space="preserve"> 7</w:t>
      </w:r>
      <w:r w:rsidRPr="00CE62DE">
        <w:rPr>
          <w:i/>
          <w:iCs/>
          <w:sz w:val="16"/>
          <w:szCs w:val="16"/>
          <w:lang w:val="en-US"/>
        </w:rPr>
        <w:t>.</w:t>
      </w:r>
      <w:r>
        <w:rPr>
          <w:i/>
          <w:iCs/>
          <w:sz w:val="16"/>
          <w:szCs w:val="16"/>
          <w:lang w:val="en-US"/>
        </w:rPr>
        <w:t xml:space="preserve"> INVOICE WAS STORED IN MONGODB</w:t>
      </w:r>
    </w:p>
    <w:p w14:paraId="1442C368" w14:textId="77777777" w:rsidR="00384D59" w:rsidRPr="00071B51" w:rsidRDefault="00384D59" w:rsidP="00384D59">
      <w:pPr>
        <w:rPr>
          <w:b/>
          <w:bCs/>
          <w:sz w:val="28"/>
          <w:szCs w:val="28"/>
          <w:lang w:val="en-US"/>
        </w:rPr>
      </w:pPr>
      <w:r w:rsidRPr="00A14C25">
        <w:rPr>
          <w:noProof/>
          <w:szCs w:val="26"/>
          <w:lang w:val="en-US"/>
        </w:rPr>
        <w:drawing>
          <wp:inline distT="0" distB="0" distL="0" distR="0" wp14:anchorId="047EC722" wp14:editId="0EAA1B7A">
            <wp:extent cx="5579745" cy="1049020"/>
            <wp:effectExtent l="0" t="0" r="0" b="0"/>
            <wp:docPr id="2029517303"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17303" name="Hình ảnh 1" descr="Ảnh có chứa văn bản, Phông chữ, hàng, ảnh chụp màn hình&#10;&#10;Mô tả được tạo tự động"/>
                    <pic:cNvPicPr/>
                  </pic:nvPicPr>
                  <pic:blipFill>
                    <a:blip r:embed="rId15"/>
                    <a:stretch>
                      <a:fillRect/>
                    </a:stretch>
                  </pic:blipFill>
                  <pic:spPr>
                    <a:xfrm>
                      <a:off x="0" y="0"/>
                      <a:ext cx="5579745" cy="1049020"/>
                    </a:xfrm>
                    <a:prstGeom prst="rect">
                      <a:avLst/>
                    </a:prstGeom>
                  </pic:spPr>
                </pic:pic>
              </a:graphicData>
            </a:graphic>
          </wp:inline>
        </w:drawing>
      </w:r>
    </w:p>
    <w:p w14:paraId="604F2A39" w14:textId="77777777" w:rsidR="00384D59" w:rsidRDefault="00384D59" w:rsidP="00384D59">
      <w:pPr>
        <w:ind w:left="2160" w:firstLine="720"/>
        <w:rPr>
          <w:i/>
          <w:iCs/>
          <w:sz w:val="16"/>
          <w:szCs w:val="16"/>
          <w:lang w:val="en-US"/>
        </w:rPr>
      </w:pPr>
      <w:r w:rsidRPr="00CE62DE">
        <w:rPr>
          <w:i/>
          <w:iCs/>
          <w:sz w:val="16"/>
          <w:szCs w:val="16"/>
          <w:lang w:val="en-US"/>
        </w:rPr>
        <w:t>Figure</w:t>
      </w:r>
      <w:r>
        <w:rPr>
          <w:i/>
          <w:iCs/>
          <w:sz w:val="16"/>
          <w:szCs w:val="16"/>
          <w:lang w:val="en-US"/>
        </w:rPr>
        <w:t xml:space="preserve"> 8</w:t>
      </w:r>
      <w:r w:rsidRPr="00CE62DE">
        <w:rPr>
          <w:i/>
          <w:iCs/>
          <w:sz w:val="16"/>
          <w:szCs w:val="16"/>
          <w:lang w:val="en-US"/>
        </w:rPr>
        <w:t>.</w:t>
      </w:r>
      <w:r>
        <w:rPr>
          <w:i/>
          <w:iCs/>
          <w:sz w:val="16"/>
          <w:szCs w:val="16"/>
          <w:lang w:val="en-US"/>
        </w:rPr>
        <w:t xml:space="preserve"> RECEIPT WAS STORED IN MONGODB</w:t>
      </w:r>
    </w:p>
    <w:p w14:paraId="5813A472" w14:textId="77777777" w:rsidR="00384D59" w:rsidRDefault="00384D59" w:rsidP="00384D59">
      <w:pPr>
        <w:rPr>
          <w:szCs w:val="26"/>
          <w:lang w:val="en-US"/>
        </w:rPr>
      </w:pPr>
    </w:p>
    <w:p w14:paraId="04989E28" w14:textId="77777777" w:rsidR="00384D59" w:rsidRDefault="00384D59" w:rsidP="00384D59">
      <w:pPr>
        <w:rPr>
          <w:szCs w:val="26"/>
          <w:lang w:val="en-US"/>
        </w:rPr>
      </w:pPr>
    </w:p>
    <w:p w14:paraId="6DF817DB" w14:textId="77777777" w:rsidR="00384D59" w:rsidRPr="00071B51" w:rsidRDefault="00384D59" w:rsidP="00384D59">
      <w:pPr>
        <w:pStyle w:val="u1"/>
        <w:numPr>
          <w:ilvl w:val="0"/>
          <w:numId w:val="0"/>
        </w:numPr>
        <w:ind w:left="360" w:hanging="360"/>
        <w:rPr>
          <w:bCs/>
          <w:sz w:val="36"/>
          <w:szCs w:val="36"/>
        </w:rPr>
      </w:pPr>
      <w:bookmarkStart w:id="87" w:name="_Toc138625973"/>
      <w:bookmarkStart w:id="88" w:name="_Toc138626248"/>
      <w:bookmarkStart w:id="89" w:name="_Toc138626352"/>
      <w:r>
        <w:rPr>
          <w:b w:val="0"/>
          <w:bCs/>
          <w:sz w:val="36"/>
          <w:szCs w:val="36"/>
        </w:rPr>
        <w:lastRenderedPageBreak/>
        <w:t xml:space="preserve">4. </w:t>
      </w:r>
      <w:r w:rsidRPr="00071B51">
        <w:rPr>
          <w:bCs/>
          <w:sz w:val="36"/>
          <w:szCs w:val="36"/>
        </w:rPr>
        <w:t>Demo:</w:t>
      </w:r>
      <w:bookmarkEnd w:id="87"/>
      <w:bookmarkEnd w:id="88"/>
      <w:bookmarkEnd w:id="89"/>
    </w:p>
    <w:p w14:paraId="61B816A8" w14:textId="77777777" w:rsidR="00384D59" w:rsidRDefault="00384D59" w:rsidP="00384D59">
      <w:pPr>
        <w:rPr>
          <w:i/>
          <w:iCs/>
          <w:sz w:val="16"/>
          <w:szCs w:val="16"/>
          <w:lang w:val="en-US"/>
        </w:rPr>
      </w:pPr>
      <w:r w:rsidRPr="00071B51">
        <w:rPr>
          <w:b/>
          <w:bCs/>
          <w:sz w:val="28"/>
          <w:szCs w:val="28"/>
          <w:lang w:val="en-US"/>
        </w:rPr>
        <w:t>SELLER</w:t>
      </w:r>
      <w:r>
        <w:rPr>
          <w:b/>
          <w:bCs/>
          <w:sz w:val="28"/>
          <w:szCs w:val="28"/>
          <w:lang w:val="en-US"/>
        </w:rPr>
        <w:t xml:space="preserve">:  </w:t>
      </w:r>
      <w:r>
        <w:rPr>
          <w:b/>
          <w:bCs/>
          <w:sz w:val="28"/>
          <w:szCs w:val="28"/>
          <w:lang w:val="en-US"/>
        </w:rPr>
        <w:br/>
      </w:r>
      <w:r w:rsidRPr="00E70D1C">
        <w:rPr>
          <w:b/>
          <w:bCs/>
          <w:noProof/>
          <w:sz w:val="28"/>
          <w:szCs w:val="28"/>
          <w:lang w:val="en-US"/>
        </w:rPr>
        <w:drawing>
          <wp:inline distT="0" distB="0" distL="0" distR="0" wp14:anchorId="2EECCCAC" wp14:editId="4D74A28C">
            <wp:extent cx="4439270" cy="1333686"/>
            <wp:effectExtent l="0" t="0" r="0" b="0"/>
            <wp:docPr id="93727163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71637" name=""/>
                    <pic:cNvPicPr/>
                  </pic:nvPicPr>
                  <pic:blipFill>
                    <a:blip r:embed="rId16"/>
                    <a:stretch>
                      <a:fillRect/>
                    </a:stretch>
                  </pic:blipFill>
                  <pic:spPr>
                    <a:xfrm>
                      <a:off x="0" y="0"/>
                      <a:ext cx="4439270" cy="1333686"/>
                    </a:xfrm>
                    <a:prstGeom prst="rect">
                      <a:avLst/>
                    </a:prstGeom>
                  </pic:spPr>
                </pic:pic>
              </a:graphicData>
            </a:graphic>
          </wp:inline>
        </w:drawing>
      </w:r>
    </w:p>
    <w:p w14:paraId="6E4A0CA9" w14:textId="77777777" w:rsidR="00384D59" w:rsidRDefault="00384D59" w:rsidP="00384D59">
      <w:pPr>
        <w:ind w:left="2160" w:firstLine="720"/>
        <w:rPr>
          <w:i/>
          <w:iCs/>
          <w:sz w:val="16"/>
          <w:szCs w:val="16"/>
          <w:lang w:val="en-US"/>
        </w:rPr>
      </w:pPr>
      <w:r w:rsidRPr="00CE62DE">
        <w:rPr>
          <w:i/>
          <w:iCs/>
          <w:sz w:val="16"/>
          <w:szCs w:val="16"/>
          <w:lang w:val="en-US"/>
        </w:rPr>
        <w:t>Figure</w:t>
      </w:r>
      <w:r>
        <w:rPr>
          <w:i/>
          <w:iCs/>
          <w:sz w:val="16"/>
          <w:szCs w:val="16"/>
          <w:lang w:val="en-US"/>
        </w:rPr>
        <w:t xml:space="preserve"> 9</w:t>
      </w:r>
      <w:r w:rsidRPr="00CE62DE">
        <w:rPr>
          <w:i/>
          <w:iCs/>
          <w:sz w:val="16"/>
          <w:szCs w:val="16"/>
          <w:lang w:val="en-US"/>
        </w:rPr>
        <w:t>.</w:t>
      </w:r>
      <w:r>
        <w:rPr>
          <w:i/>
          <w:iCs/>
          <w:sz w:val="16"/>
          <w:szCs w:val="16"/>
          <w:lang w:val="en-US"/>
        </w:rPr>
        <w:t xml:space="preserve"> MENU</w:t>
      </w:r>
    </w:p>
    <w:p w14:paraId="29D4A33C" w14:textId="77777777" w:rsidR="00384D59" w:rsidRDefault="00384D59" w:rsidP="00384D59">
      <w:pPr>
        <w:rPr>
          <w:i/>
          <w:iCs/>
          <w:sz w:val="16"/>
          <w:szCs w:val="16"/>
          <w:lang w:val="en-US"/>
        </w:rPr>
      </w:pPr>
    </w:p>
    <w:p w14:paraId="5D8707BE" w14:textId="77777777" w:rsidR="00384D59" w:rsidRDefault="00384D59" w:rsidP="00384D59">
      <w:pPr>
        <w:pStyle w:val="ThngthngWeb"/>
        <w:spacing w:before="0" w:beforeAutospacing="0" w:after="0" w:afterAutospacing="0"/>
        <w:rPr>
          <w:rFonts w:asciiTheme="majorHAnsi" w:hAnsiTheme="majorHAnsi" w:cs="Segoe UI"/>
          <w:lang w:val="en-US"/>
        </w:rPr>
      </w:pPr>
      <w:r w:rsidRPr="00071B51">
        <w:rPr>
          <w:rFonts w:asciiTheme="majorHAnsi" w:hAnsiTheme="majorHAnsi" w:cs="Segoe UI"/>
        </w:rPr>
        <w:t>First, we will create a key by typing the command "1".</w:t>
      </w:r>
      <w:r>
        <w:rPr>
          <w:rFonts w:asciiTheme="majorHAnsi" w:hAnsiTheme="majorHAnsi" w:cs="Segoe UI"/>
          <w:lang w:val="en-US"/>
        </w:rPr>
        <w:t xml:space="preserve"> Then it’s gonna  generate the keys. </w:t>
      </w:r>
    </w:p>
    <w:p w14:paraId="2040E0C9" w14:textId="77777777" w:rsidR="00384D59" w:rsidRDefault="00384D59" w:rsidP="00384D59">
      <w:pPr>
        <w:pStyle w:val="ThngthngWeb"/>
        <w:spacing w:before="0" w:beforeAutospacing="0" w:after="0" w:afterAutospacing="0"/>
        <w:rPr>
          <w:rFonts w:asciiTheme="majorHAnsi" w:hAnsiTheme="majorHAnsi" w:cs="Segoe UI"/>
          <w:lang w:val="en-US"/>
        </w:rPr>
      </w:pPr>
      <w:r w:rsidRPr="008C1588">
        <w:rPr>
          <w:rFonts w:asciiTheme="majorHAnsi" w:hAnsiTheme="majorHAnsi" w:cs="Segoe UI"/>
          <w:noProof/>
          <w:lang w:val="en-US"/>
        </w:rPr>
        <w:drawing>
          <wp:inline distT="0" distB="0" distL="0" distR="0" wp14:anchorId="0E8CBA51" wp14:editId="47D466A7">
            <wp:extent cx="5579745" cy="986790"/>
            <wp:effectExtent l="0" t="0" r="0" b="0"/>
            <wp:docPr id="1977148502" name="Hình ảnh 1" descr="Ảnh có chứa ảnh chụp màn hình, mẫu, Đối xứng, tác phẩm nghệ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48502" name="Hình ảnh 1" descr="Ảnh có chứa ảnh chụp màn hình, mẫu, Đối xứng, tác phẩm nghệ thuật&#10;&#10;Mô tả được tạo tự động"/>
                    <pic:cNvPicPr/>
                  </pic:nvPicPr>
                  <pic:blipFill>
                    <a:blip r:embed="rId17"/>
                    <a:stretch>
                      <a:fillRect/>
                    </a:stretch>
                  </pic:blipFill>
                  <pic:spPr>
                    <a:xfrm>
                      <a:off x="0" y="0"/>
                      <a:ext cx="5579745" cy="986790"/>
                    </a:xfrm>
                    <a:prstGeom prst="rect">
                      <a:avLst/>
                    </a:prstGeom>
                  </pic:spPr>
                </pic:pic>
              </a:graphicData>
            </a:graphic>
          </wp:inline>
        </w:drawing>
      </w:r>
    </w:p>
    <w:p w14:paraId="73FC53E9" w14:textId="77777777" w:rsidR="00384D59" w:rsidRPr="00071B51" w:rsidRDefault="00384D59" w:rsidP="00384D59">
      <w:pPr>
        <w:ind w:left="2160" w:firstLine="720"/>
        <w:rPr>
          <w:i/>
          <w:iCs/>
          <w:sz w:val="16"/>
          <w:szCs w:val="16"/>
          <w:lang w:val="en-US"/>
        </w:rPr>
      </w:pPr>
      <w:r w:rsidRPr="00CE62DE">
        <w:rPr>
          <w:i/>
          <w:iCs/>
          <w:sz w:val="16"/>
          <w:szCs w:val="16"/>
          <w:lang w:val="en-US"/>
        </w:rPr>
        <w:t>Figure</w:t>
      </w:r>
      <w:r>
        <w:rPr>
          <w:i/>
          <w:iCs/>
          <w:sz w:val="16"/>
          <w:szCs w:val="16"/>
          <w:lang w:val="en-US"/>
        </w:rPr>
        <w:t xml:space="preserve"> 10</w:t>
      </w:r>
      <w:r w:rsidRPr="00CE62DE">
        <w:rPr>
          <w:i/>
          <w:iCs/>
          <w:sz w:val="16"/>
          <w:szCs w:val="16"/>
          <w:lang w:val="en-US"/>
        </w:rPr>
        <w:t>.</w:t>
      </w:r>
      <w:r>
        <w:rPr>
          <w:i/>
          <w:iCs/>
          <w:sz w:val="16"/>
          <w:szCs w:val="16"/>
          <w:lang w:val="en-US"/>
        </w:rPr>
        <w:t xml:space="preserve"> PUBLIC KEY FILE</w:t>
      </w:r>
    </w:p>
    <w:p w14:paraId="322C0A21" w14:textId="77777777" w:rsidR="00384D59" w:rsidRDefault="00384D59" w:rsidP="00384D59">
      <w:pPr>
        <w:pStyle w:val="ThngthngWeb"/>
        <w:spacing w:before="0" w:beforeAutospacing="0" w:after="0" w:afterAutospacing="0"/>
        <w:rPr>
          <w:rFonts w:asciiTheme="majorHAnsi" w:hAnsiTheme="majorHAnsi" w:cs="Segoe UI"/>
          <w:lang w:val="en-US"/>
        </w:rPr>
      </w:pPr>
    </w:p>
    <w:p w14:paraId="5E8D70D3" w14:textId="77777777" w:rsidR="00384D59" w:rsidRDefault="00384D59" w:rsidP="00384D59">
      <w:pPr>
        <w:pStyle w:val="ThngthngWeb"/>
        <w:spacing w:before="0" w:beforeAutospacing="0" w:after="0" w:afterAutospacing="0"/>
        <w:rPr>
          <w:rFonts w:asciiTheme="majorHAnsi" w:hAnsiTheme="majorHAnsi" w:cs="Segoe UI"/>
          <w:lang w:val="en-US"/>
        </w:rPr>
      </w:pPr>
      <w:r>
        <w:rPr>
          <w:rFonts w:asciiTheme="majorHAnsi" w:hAnsiTheme="majorHAnsi" w:cs="Segoe UI"/>
          <w:lang w:val="en-US"/>
        </w:rPr>
        <w:t xml:space="preserve">After that, we will Sign the invoices by typing the command “2”. Then the invoice will be signed  </w:t>
      </w:r>
    </w:p>
    <w:p w14:paraId="732E2A83" w14:textId="77777777" w:rsidR="00384D59" w:rsidRDefault="00384D59" w:rsidP="00384D59">
      <w:pPr>
        <w:pStyle w:val="ThngthngWeb"/>
        <w:spacing w:before="0" w:beforeAutospacing="0" w:after="0" w:afterAutospacing="0"/>
        <w:rPr>
          <w:rFonts w:asciiTheme="majorHAnsi" w:hAnsiTheme="majorHAnsi" w:cs="Segoe UI"/>
          <w:lang w:val="en-US"/>
        </w:rPr>
      </w:pPr>
    </w:p>
    <w:p w14:paraId="4D21D7F4" w14:textId="77777777" w:rsidR="00384D59" w:rsidRDefault="00384D59" w:rsidP="00384D59">
      <w:pPr>
        <w:pStyle w:val="ThngthngWeb"/>
        <w:spacing w:before="0" w:beforeAutospacing="0" w:after="0" w:afterAutospacing="0"/>
        <w:rPr>
          <w:rFonts w:asciiTheme="majorHAnsi" w:hAnsiTheme="majorHAnsi" w:cs="Segoe UI"/>
          <w:lang w:val="en-US"/>
        </w:rPr>
      </w:pPr>
      <w:r w:rsidRPr="00071B51">
        <w:rPr>
          <w:noProof/>
          <w:sz w:val="30"/>
          <w:szCs w:val="30"/>
          <w:lang w:val="en-US"/>
        </w:rPr>
        <w:drawing>
          <wp:inline distT="0" distB="0" distL="0" distR="0" wp14:anchorId="3A72FB78" wp14:editId="68260C86">
            <wp:extent cx="5507378" cy="811033"/>
            <wp:effectExtent l="0" t="0" r="0" b="0"/>
            <wp:docPr id="114891895" name="Hình ảnh 11489189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30810" name="Hình ảnh 1" descr="Ảnh có chứa ảnh chụp màn hình&#10;&#10;Mô tả được tạo tự động"/>
                    <pic:cNvPicPr/>
                  </pic:nvPicPr>
                  <pic:blipFill>
                    <a:blip r:embed="rId12"/>
                    <a:stretch>
                      <a:fillRect/>
                    </a:stretch>
                  </pic:blipFill>
                  <pic:spPr>
                    <a:xfrm>
                      <a:off x="0" y="0"/>
                      <a:ext cx="5548189" cy="817043"/>
                    </a:xfrm>
                    <a:prstGeom prst="rect">
                      <a:avLst/>
                    </a:prstGeom>
                  </pic:spPr>
                </pic:pic>
              </a:graphicData>
            </a:graphic>
          </wp:inline>
        </w:drawing>
      </w:r>
    </w:p>
    <w:p w14:paraId="266688EE" w14:textId="77777777" w:rsidR="00384D59" w:rsidRDefault="00384D59" w:rsidP="00384D59">
      <w:pPr>
        <w:pStyle w:val="ThngthngWeb"/>
        <w:spacing w:before="0" w:beforeAutospacing="0" w:after="0" w:afterAutospacing="0"/>
        <w:rPr>
          <w:rFonts w:asciiTheme="majorHAnsi" w:hAnsiTheme="majorHAnsi" w:cs="Segoe UI"/>
          <w:lang w:val="en-US"/>
        </w:rPr>
      </w:pPr>
    </w:p>
    <w:p w14:paraId="469FCB68" w14:textId="77777777" w:rsidR="00384D59" w:rsidRDefault="00384D59" w:rsidP="00384D59">
      <w:pPr>
        <w:ind w:left="2160" w:firstLine="720"/>
        <w:rPr>
          <w:i/>
          <w:iCs/>
          <w:sz w:val="16"/>
          <w:szCs w:val="16"/>
          <w:lang w:val="en-US"/>
        </w:rPr>
      </w:pPr>
      <w:r w:rsidRPr="00CE62DE">
        <w:rPr>
          <w:i/>
          <w:iCs/>
          <w:sz w:val="16"/>
          <w:szCs w:val="16"/>
          <w:lang w:val="en-US"/>
        </w:rPr>
        <w:t>Figure</w:t>
      </w:r>
      <w:r>
        <w:rPr>
          <w:i/>
          <w:iCs/>
          <w:sz w:val="16"/>
          <w:szCs w:val="16"/>
          <w:lang w:val="en-US"/>
        </w:rPr>
        <w:t xml:space="preserve"> 11</w:t>
      </w:r>
      <w:r w:rsidRPr="00CE62DE">
        <w:rPr>
          <w:i/>
          <w:iCs/>
          <w:sz w:val="16"/>
          <w:szCs w:val="16"/>
          <w:lang w:val="en-US"/>
        </w:rPr>
        <w:t>.</w:t>
      </w:r>
      <w:r>
        <w:rPr>
          <w:i/>
          <w:iCs/>
          <w:sz w:val="16"/>
          <w:szCs w:val="16"/>
          <w:lang w:val="en-US"/>
        </w:rPr>
        <w:t xml:space="preserve"> THE INVOICE WITH SIGNATURE</w:t>
      </w:r>
    </w:p>
    <w:p w14:paraId="7B4B306A" w14:textId="77777777" w:rsidR="00384D59" w:rsidRDefault="00384D59" w:rsidP="00384D59">
      <w:pPr>
        <w:rPr>
          <w:i/>
          <w:iCs/>
          <w:sz w:val="16"/>
          <w:szCs w:val="16"/>
          <w:lang w:val="en-US"/>
        </w:rPr>
      </w:pPr>
    </w:p>
    <w:p w14:paraId="0E8D5855" w14:textId="77777777" w:rsidR="00384D59" w:rsidRDefault="00384D59" w:rsidP="00384D59">
      <w:pPr>
        <w:rPr>
          <w:i/>
          <w:iCs/>
          <w:sz w:val="16"/>
          <w:szCs w:val="16"/>
          <w:lang w:val="en-US"/>
        </w:rPr>
      </w:pPr>
    </w:p>
    <w:p w14:paraId="5F82783D" w14:textId="77777777" w:rsidR="00384D59" w:rsidRDefault="00384D59" w:rsidP="00384D59">
      <w:pPr>
        <w:rPr>
          <w:b/>
          <w:bCs/>
          <w:sz w:val="28"/>
          <w:szCs w:val="28"/>
          <w:lang w:val="en-US"/>
        </w:rPr>
      </w:pPr>
      <w:r>
        <w:rPr>
          <w:b/>
          <w:bCs/>
          <w:sz w:val="28"/>
          <w:szCs w:val="28"/>
          <w:lang w:val="en-US"/>
        </w:rPr>
        <w:t xml:space="preserve">BUYER: </w:t>
      </w:r>
    </w:p>
    <w:p w14:paraId="2B4BA151" w14:textId="77777777" w:rsidR="00384D59" w:rsidRDefault="00384D59" w:rsidP="00384D59">
      <w:pPr>
        <w:rPr>
          <w:b/>
          <w:bCs/>
          <w:sz w:val="28"/>
          <w:szCs w:val="28"/>
          <w:lang w:val="en-US"/>
        </w:rPr>
      </w:pPr>
      <w:r w:rsidRPr="00BD66E2">
        <w:rPr>
          <w:b/>
          <w:bCs/>
          <w:noProof/>
          <w:sz w:val="28"/>
          <w:szCs w:val="28"/>
          <w:lang w:val="en-US"/>
        </w:rPr>
        <w:drawing>
          <wp:inline distT="0" distB="0" distL="0" distR="0" wp14:anchorId="16BB5A08" wp14:editId="2C79A738">
            <wp:extent cx="5579745" cy="509270"/>
            <wp:effectExtent l="0" t="0" r="0" b="0"/>
            <wp:docPr id="124903554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35549" name=""/>
                    <pic:cNvPicPr/>
                  </pic:nvPicPr>
                  <pic:blipFill>
                    <a:blip r:embed="rId18"/>
                    <a:stretch>
                      <a:fillRect/>
                    </a:stretch>
                  </pic:blipFill>
                  <pic:spPr>
                    <a:xfrm>
                      <a:off x="0" y="0"/>
                      <a:ext cx="5579745" cy="509270"/>
                    </a:xfrm>
                    <a:prstGeom prst="rect">
                      <a:avLst/>
                    </a:prstGeom>
                  </pic:spPr>
                </pic:pic>
              </a:graphicData>
            </a:graphic>
          </wp:inline>
        </w:drawing>
      </w:r>
    </w:p>
    <w:p w14:paraId="0F785C26" w14:textId="77777777" w:rsidR="00384D59" w:rsidRDefault="00384D59" w:rsidP="00384D59">
      <w:pPr>
        <w:ind w:left="2880"/>
        <w:rPr>
          <w:i/>
          <w:iCs/>
          <w:sz w:val="16"/>
          <w:szCs w:val="16"/>
          <w:lang w:val="en-US"/>
        </w:rPr>
      </w:pPr>
      <w:r w:rsidRPr="00CE62DE">
        <w:rPr>
          <w:i/>
          <w:iCs/>
          <w:sz w:val="16"/>
          <w:szCs w:val="16"/>
          <w:lang w:val="en-US"/>
        </w:rPr>
        <w:t>Figure</w:t>
      </w:r>
      <w:r>
        <w:rPr>
          <w:i/>
          <w:iCs/>
          <w:sz w:val="16"/>
          <w:szCs w:val="16"/>
          <w:lang w:val="en-US"/>
        </w:rPr>
        <w:t xml:space="preserve"> 12</w:t>
      </w:r>
      <w:r w:rsidRPr="00CE62DE">
        <w:rPr>
          <w:i/>
          <w:iCs/>
          <w:sz w:val="16"/>
          <w:szCs w:val="16"/>
          <w:lang w:val="en-US"/>
        </w:rPr>
        <w:t>.</w:t>
      </w:r>
      <w:r>
        <w:rPr>
          <w:i/>
          <w:iCs/>
          <w:sz w:val="16"/>
          <w:szCs w:val="16"/>
          <w:lang w:val="en-US"/>
        </w:rPr>
        <w:t xml:space="preserve"> VERIFICATION BY BUYER</w:t>
      </w:r>
    </w:p>
    <w:p w14:paraId="1773C85E" w14:textId="77777777" w:rsidR="00384D59" w:rsidRDefault="00384D59" w:rsidP="00384D59">
      <w:pPr>
        <w:pStyle w:val="ThngthngWeb"/>
        <w:spacing w:before="0" w:beforeAutospacing="0" w:after="0" w:afterAutospacing="0"/>
        <w:rPr>
          <w:rFonts w:asciiTheme="majorHAnsi" w:hAnsiTheme="majorHAnsi" w:cs="Segoe UI"/>
          <w:lang w:val="en-US"/>
        </w:rPr>
      </w:pPr>
      <w:r>
        <w:rPr>
          <w:rFonts w:asciiTheme="majorHAnsi" w:hAnsiTheme="majorHAnsi" w:cs="Segoe UI"/>
          <w:lang w:val="en-US"/>
        </w:rPr>
        <w:t>First, we need to write  the path to the file containing the PublicKey.</w:t>
      </w:r>
    </w:p>
    <w:p w14:paraId="4FDA7838" w14:textId="77777777" w:rsidR="00384D59" w:rsidRDefault="00384D59" w:rsidP="00384D59">
      <w:pPr>
        <w:pStyle w:val="ThngthngWeb"/>
        <w:spacing w:before="0" w:beforeAutospacing="0" w:after="0" w:afterAutospacing="0"/>
        <w:rPr>
          <w:rFonts w:asciiTheme="majorHAnsi" w:hAnsiTheme="majorHAnsi" w:cs="Segoe UI"/>
          <w:lang w:val="en-US"/>
        </w:rPr>
      </w:pPr>
    </w:p>
    <w:p w14:paraId="0B42CD6B" w14:textId="77777777" w:rsidR="00384D59" w:rsidRDefault="00384D59" w:rsidP="00384D59">
      <w:pPr>
        <w:pStyle w:val="ThngthngWeb"/>
        <w:rPr>
          <w:rFonts w:cs="Segoe UI"/>
          <w:sz w:val="26"/>
          <w:szCs w:val="26"/>
          <w:lang w:val="en-US"/>
        </w:rPr>
      </w:pPr>
      <w:r>
        <w:rPr>
          <w:rFonts w:asciiTheme="majorHAnsi" w:hAnsiTheme="majorHAnsi" w:cs="Segoe UI"/>
          <w:lang w:val="en-US"/>
        </w:rPr>
        <w:lastRenderedPageBreak/>
        <w:t xml:space="preserve">Then, we need to write the path to the invoice file that have been signed by the Seller to verify. </w:t>
      </w:r>
      <w:r w:rsidRPr="00071B51">
        <w:rPr>
          <w:rFonts w:cs="Segoe UI"/>
          <w:sz w:val="26"/>
          <w:szCs w:val="26"/>
          <w:lang w:val="en-US"/>
        </w:rPr>
        <w:t>If the data in the Invoice file has not been modified, the verify function will return "The signature is valid" if the signature is valid and has been successfully verified using the public key. Otherwise, it will return "The signature is not valid" if the signature is invalid or has been tampered with.</w:t>
      </w:r>
    </w:p>
    <w:p w14:paraId="1CCF49E1" w14:textId="77777777" w:rsidR="00384D59" w:rsidRDefault="00384D59" w:rsidP="00384D59">
      <w:pPr>
        <w:pStyle w:val="ThngthngWeb"/>
        <w:spacing w:before="0" w:beforeAutospacing="0" w:after="0" w:afterAutospacing="0"/>
        <w:rPr>
          <w:rFonts w:asciiTheme="majorHAnsi" w:hAnsiTheme="majorHAnsi" w:cs="Segoe UI"/>
          <w:lang w:val="en-US"/>
        </w:rPr>
      </w:pPr>
      <w:r w:rsidRPr="00C8267F">
        <w:rPr>
          <w:rFonts w:asciiTheme="majorHAnsi" w:hAnsiTheme="majorHAnsi" w:cs="Segoe UI"/>
          <w:noProof/>
          <w:lang w:val="en-US"/>
        </w:rPr>
        <w:drawing>
          <wp:inline distT="0" distB="0" distL="0" distR="0" wp14:anchorId="5210DFAB" wp14:editId="6C61722B">
            <wp:extent cx="5398936" cy="762000"/>
            <wp:effectExtent l="0" t="0" r="0" b="0"/>
            <wp:docPr id="851573975" name="Hình ảnh 1" descr="Ảnh có chứa văn bản, Phông chữ, ảnh chụp màn hình, thuật in má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73975" name="Hình ảnh 1" descr="Ảnh có chứa văn bản, Phông chữ, ảnh chụp màn hình, thuật in máy&#10;&#10;Mô tả được tạo tự động"/>
                    <pic:cNvPicPr/>
                  </pic:nvPicPr>
                  <pic:blipFill>
                    <a:blip r:embed="rId19"/>
                    <a:stretch>
                      <a:fillRect/>
                    </a:stretch>
                  </pic:blipFill>
                  <pic:spPr>
                    <a:xfrm>
                      <a:off x="0" y="0"/>
                      <a:ext cx="5408374" cy="763332"/>
                    </a:xfrm>
                    <a:prstGeom prst="rect">
                      <a:avLst/>
                    </a:prstGeom>
                  </pic:spPr>
                </pic:pic>
              </a:graphicData>
            </a:graphic>
          </wp:inline>
        </w:drawing>
      </w:r>
    </w:p>
    <w:p w14:paraId="57520591" w14:textId="77777777" w:rsidR="00384D59" w:rsidRDefault="00384D59" w:rsidP="00384D59">
      <w:pPr>
        <w:ind w:left="2880"/>
        <w:rPr>
          <w:i/>
          <w:iCs/>
          <w:sz w:val="16"/>
          <w:szCs w:val="16"/>
          <w:lang w:val="en-US"/>
        </w:rPr>
      </w:pPr>
      <w:r w:rsidRPr="00CE62DE">
        <w:rPr>
          <w:i/>
          <w:iCs/>
          <w:sz w:val="16"/>
          <w:szCs w:val="16"/>
          <w:lang w:val="en-US"/>
        </w:rPr>
        <w:t>Figure</w:t>
      </w:r>
      <w:r>
        <w:rPr>
          <w:i/>
          <w:iCs/>
          <w:sz w:val="16"/>
          <w:szCs w:val="16"/>
          <w:lang w:val="en-US"/>
        </w:rPr>
        <w:t xml:space="preserve"> 13</w:t>
      </w:r>
      <w:r w:rsidRPr="00CE62DE">
        <w:rPr>
          <w:i/>
          <w:iCs/>
          <w:sz w:val="16"/>
          <w:szCs w:val="16"/>
          <w:lang w:val="en-US"/>
        </w:rPr>
        <w:t>.</w:t>
      </w:r>
      <w:r>
        <w:rPr>
          <w:i/>
          <w:iCs/>
          <w:sz w:val="16"/>
          <w:szCs w:val="16"/>
          <w:lang w:val="en-US"/>
        </w:rPr>
        <w:t xml:space="preserve"> TAMPERED THE INVOICE</w:t>
      </w:r>
    </w:p>
    <w:p w14:paraId="00AC7ACC" w14:textId="77777777" w:rsidR="00384D59" w:rsidRDefault="00384D59" w:rsidP="00384D59">
      <w:pPr>
        <w:pStyle w:val="ThngthngWeb"/>
        <w:spacing w:before="0" w:beforeAutospacing="0" w:after="0" w:afterAutospacing="0"/>
        <w:rPr>
          <w:rFonts w:asciiTheme="majorHAnsi" w:hAnsiTheme="majorHAnsi" w:cs="Segoe UI"/>
          <w:lang w:val="en-US"/>
        </w:rPr>
      </w:pPr>
    </w:p>
    <w:p w14:paraId="73EFA5E5" w14:textId="77777777" w:rsidR="00384D59" w:rsidRDefault="00384D59" w:rsidP="00384D59">
      <w:pPr>
        <w:pStyle w:val="ThngthngWeb"/>
        <w:spacing w:before="0" w:beforeAutospacing="0" w:after="0" w:afterAutospacing="0"/>
        <w:rPr>
          <w:rFonts w:asciiTheme="majorHAnsi" w:hAnsiTheme="majorHAnsi" w:cs="Segoe UI"/>
          <w:lang w:val="en-US"/>
        </w:rPr>
      </w:pPr>
      <w:r w:rsidRPr="00C8267F">
        <w:rPr>
          <w:rFonts w:asciiTheme="majorHAnsi" w:hAnsiTheme="majorHAnsi" w:cs="Segoe UI"/>
          <w:noProof/>
          <w:lang w:val="en-US"/>
        </w:rPr>
        <w:drawing>
          <wp:inline distT="0" distB="0" distL="0" distR="0" wp14:anchorId="7165CDA9" wp14:editId="698FB7EA">
            <wp:extent cx="5579745" cy="310515"/>
            <wp:effectExtent l="0" t="0" r="0" b="0"/>
            <wp:docPr id="2542589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58967" name=""/>
                    <pic:cNvPicPr/>
                  </pic:nvPicPr>
                  <pic:blipFill>
                    <a:blip r:embed="rId20"/>
                    <a:stretch>
                      <a:fillRect/>
                    </a:stretch>
                  </pic:blipFill>
                  <pic:spPr>
                    <a:xfrm>
                      <a:off x="0" y="0"/>
                      <a:ext cx="5579745" cy="310515"/>
                    </a:xfrm>
                    <a:prstGeom prst="rect">
                      <a:avLst/>
                    </a:prstGeom>
                  </pic:spPr>
                </pic:pic>
              </a:graphicData>
            </a:graphic>
          </wp:inline>
        </w:drawing>
      </w:r>
    </w:p>
    <w:p w14:paraId="4BBC2E77" w14:textId="77777777" w:rsidR="00384D59" w:rsidRDefault="00384D59" w:rsidP="00384D59">
      <w:pPr>
        <w:ind w:left="2880"/>
        <w:rPr>
          <w:i/>
          <w:iCs/>
          <w:sz w:val="16"/>
          <w:szCs w:val="16"/>
          <w:lang w:val="en-US"/>
        </w:rPr>
      </w:pPr>
      <w:r w:rsidRPr="00CE62DE">
        <w:rPr>
          <w:i/>
          <w:iCs/>
          <w:sz w:val="16"/>
          <w:szCs w:val="16"/>
          <w:lang w:val="en-US"/>
        </w:rPr>
        <w:t>Figure</w:t>
      </w:r>
      <w:r>
        <w:rPr>
          <w:i/>
          <w:iCs/>
          <w:sz w:val="16"/>
          <w:szCs w:val="16"/>
          <w:lang w:val="en-US"/>
        </w:rPr>
        <w:t xml:space="preserve"> 14</w:t>
      </w:r>
      <w:r w:rsidRPr="00CE62DE">
        <w:rPr>
          <w:i/>
          <w:iCs/>
          <w:sz w:val="16"/>
          <w:szCs w:val="16"/>
          <w:lang w:val="en-US"/>
        </w:rPr>
        <w:t>.</w:t>
      </w:r>
      <w:r>
        <w:rPr>
          <w:i/>
          <w:iCs/>
          <w:sz w:val="16"/>
          <w:szCs w:val="16"/>
          <w:lang w:val="en-US"/>
        </w:rPr>
        <w:t xml:space="preserve">  THE SIGNATURE INVALID</w:t>
      </w:r>
    </w:p>
    <w:p w14:paraId="0D4F5C62" w14:textId="77777777" w:rsidR="00384D59" w:rsidRPr="00071B51" w:rsidRDefault="00384D59" w:rsidP="00384D59">
      <w:pPr>
        <w:pStyle w:val="ThngthngWeb"/>
        <w:spacing w:after="0"/>
        <w:rPr>
          <w:rFonts w:asciiTheme="majorHAnsi" w:hAnsiTheme="majorHAnsi" w:cs="Segoe UI"/>
          <w:lang w:val="en-US"/>
        </w:rPr>
        <w:sectPr w:rsidR="00384D59" w:rsidRPr="00071B51" w:rsidSect="00745672">
          <w:footerReference w:type="default" r:id="rId21"/>
          <w:pgSz w:w="11906" w:h="16838"/>
          <w:pgMar w:top="1701" w:right="1134" w:bottom="1985" w:left="1985" w:header="708" w:footer="708" w:gutter="0"/>
          <w:pgNumType w:start="1"/>
          <w:cols w:space="708"/>
          <w:docGrid w:linePitch="360"/>
        </w:sectPr>
      </w:pPr>
    </w:p>
    <w:bookmarkEnd w:id="51"/>
    <w:bookmarkEnd w:id="52"/>
    <w:p w14:paraId="3897C437" w14:textId="77777777" w:rsidR="00384D59" w:rsidRPr="00071B51" w:rsidRDefault="00384D59" w:rsidP="00384D59">
      <w:pPr>
        <w:pStyle w:val="ThngthngWeb"/>
        <w:rPr>
          <w:szCs w:val="26"/>
        </w:rPr>
      </w:pPr>
    </w:p>
    <w:p w14:paraId="314F36B1" w14:textId="77777777" w:rsidR="00384D59" w:rsidRPr="00071B51" w:rsidRDefault="00384D59" w:rsidP="00384D59">
      <w:pPr>
        <w:rPr>
          <w:rFonts w:ascii="Times New Roman" w:hAnsi="Times New Roman" w:cs="Times New Roman"/>
          <w:szCs w:val="26"/>
        </w:rPr>
      </w:pPr>
    </w:p>
    <w:p w14:paraId="46F1ED6E" w14:textId="77777777" w:rsidR="00384D59" w:rsidRDefault="00384D59" w:rsidP="00384D59">
      <w:pPr>
        <w:rPr>
          <w:rFonts w:ascii="Times New Roman" w:hAnsi="Times New Roman" w:cs="Times New Roman"/>
          <w:szCs w:val="26"/>
        </w:rPr>
      </w:pPr>
      <w:r w:rsidRPr="00BD66E2">
        <w:rPr>
          <w:rFonts w:ascii="Times New Roman" w:hAnsi="Times New Roman" w:cs="Times New Roman"/>
          <w:noProof/>
          <w:szCs w:val="26"/>
        </w:rPr>
        <w:drawing>
          <wp:inline distT="0" distB="0" distL="0" distR="0" wp14:anchorId="498F7F06" wp14:editId="2108DC0D">
            <wp:extent cx="5579745" cy="745490"/>
            <wp:effectExtent l="0" t="0" r="0" b="0"/>
            <wp:docPr id="1648668666" name="Hình ảnh 1" descr="Ảnh có chứa văn bản, ảnh chụp màn hình, Phông chữ, thông ti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68666" name="Hình ảnh 1" descr="Ảnh có chứa văn bản, ảnh chụp màn hình, Phông chữ, thông tin&#10;&#10;Mô tả được tạo tự động"/>
                    <pic:cNvPicPr/>
                  </pic:nvPicPr>
                  <pic:blipFill>
                    <a:blip r:embed="rId22"/>
                    <a:stretch>
                      <a:fillRect/>
                    </a:stretch>
                  </pic:blipFill>
                  <pic:spPr>
                    <a:xfrm>
                      <a:off x="0" y="0"/>
                      <a:ext cx="5579745" cy="745490"/>
                    </a:xfrm>
                    <a:prstGeom prst="rect">
                      <a:avLst/>
                    </a:prstGeom>
                  </pic:spPr>
                </pic:pic>
              </a:graphicData>
            </a:graphic>
          </wp:inline>
        </w:drawing>
      </w:r>
    </w:p>
    <w:p w14:paraId="4A2E7997" w14:textId="77777777" w:rsidR="00384D59" w:rsidRDefault="00384D59" w:rsidP="00384D59">
      <w:pPr>
        <w:ind w:left="2880"/>
        <w:rPr>
          <w:i/>
          <w:iCs/>
          <w:sz w:val="16"/>
          <w:szCs w:val="16"/>
          <w:lang w:val="en-US"/>
        </w:rPr>
      </w:pPr>
      <w:r w:rsidRPr="00CE62DE">
        <w:rPr>
          <w:i/>
          <w:iCs/>
          <w:sz w:val="16"/>
          <w:szCs w:val="16"/>
          <w:lang w:val="en-US"/>
        </w:rPr>
        <w:t>Figure</w:t>
      </w:r>
      <w:r>
        <w:rPr>
          <w:i/>
          <w:iCs/>
          <w:sz w:val="16"/>
          <w:szCs w:val="16"/>
          <w:lang w:val="en-US"/>
        </w:rPr>
        <w:t xml:space="preserve"> 15</w:t>
      </w:r>
      <w:r w:rsidRPr="00CE62DE">
        <w:rPr>
          <w:i/>
          <w:iCs/>
          <w:sz w:val="16"/>
          <w:szCs w:val="16"/>
          <w:lang w:val="en-US"/>
        </w:rPr>
        <w:t>.</w:t>
      </w:r>
      <w:r>
        <w:rPr>
          <w:i/>
          <w:iCs/>
          <w:sz w:val="16"/>
          <w:szCs w:val="16"/>
          <w:lang w:val="en-US"/>
        </w:rPr>
        <w:t xml:space="preserve"> CREATING RECEIPT</w:t>
      </w:r>
    </w:p>
    <w:p w14:paraId="73FB6D85" w14:textId="77777777" w:rsidR="00384D59" w:rsidRDefault="00384D59" w:rsidP="00384D59">
      <w:pPr>
        <w:rPr>
          <w:rFonts w:ascii="Times New Roman" w:hAnsi="Times New Roman" w:cs="Times New Roman"/>
          <w:szCs w:val="26"/>
        </w:rPr>
      </w:pPr>
    </w:p>
    <w:p w14:paraId="0FA57517" w14:textId="77777777" w:rsidR="00384D59" w:rsidRDefault="00384D59" w:rsidP="00384D59">
      <w:pPr>
        <w:rPr>
          <w:rFonts w:ascii="Times New Roman" w:hAnsi="Times New Roman" w:cs="Times New Roman"/>
          <w:szCs w:val="26"/>
        </w:rPr>
      </w:pPr>
    </w:p>
    <w:p w14:paraId="5989AAE0" w14:textId="77777777" w:rsidR="00384D59" w:rsidRDefault="00384D59" w:rsidP="00384D59">
      <w:pPr>
        <w:rPr>
          <w:rFonts w:ascii="Times New Roman" w:hAnsi="Times New Roman" w:cs="Times New Roman"/>
          <w:szCs w:val="26"/>
        </w:rPr>
      </w:pPr>
      <w:r w:rsidRPr="00BD66E2">
        <w:rPr>
          <w:rFonts w:ascii="Times New Roman" w:hAnsi="Times New Roman" w:cs="Times New Roman"/>
          <w:noProof/>
          <w:szCs w:val="26"/>
        </w:rPr>
        <w:drawing>
          <wp:inline distT="0" distB="0" distL="0" distR="0" wp14:anchorId="6BEEB483" wp14:editId="3F9004F8">
            <wp:extent cx="5579745" cy="1038860"/>
            <wp:effectExtent l="0" t="0" r="0" b="0"/>
            <wp:docPr id="155876389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63890" name="Hình ảnh 1" descr="Ảnh có chứa văn bản, ảnh chụp màn hình, Phông chữ&#10;&#10;Mô tả được tạo tự động"/>
                    <pic:cNvPicPr/>
                  </pic:nvPicPr>
                  <pic:blipFill>
                    <a:blip r:embed="rId23"/>
                    <a:stretch>
                      <a:fillRect/>
                    </a:stretch>
                  </pic:blipFill>
                  <pic:spPr>
                    <a:xfrm>
                      <a:off x="0" y="0"/>
                      <a:ext cx="5579745" cy="1038860"/>
                    </a:xfrm>
                    <a:prstGeom prst="rect">
                      <a:avLst/>
                    </a:prstGeom>
                  </pic:spPr>
                </pic:pic>
              </a:graphicData>
            </a:graphic>
          </wp:inline>
        </w:drawing>
      </w:r>
    </w:p>
    <w:p w14:paraId="116D4412" w14:textId="77777777" w:rsidR="00384D59" w:rsidRDefault="00384D59" w:rsidP="00384D59">
      <w:pPr>
        <w:ind w:left="2880"/>
        <w:rPr>
          <w:i/>
          <w:iCs/>
          <w:sz w:val="16"/>
          <w:szCs w:val="16"/>
          <w:lang w:val="en-US"/>
        </w:rPr>
      </w:pPr>
      <w:r w:rsidRPr="00CE62DE">
        <w:rPr>
          <w:i/>
          <w:iCs/>
          <w:sz w:val="16"/>
          <w:szCs w:val="16"/>
          <w:lang w:val="en-US"/>
        </w:rPr>
        <w:t>Figure</w:t>
      </w:r>
      <w:r>
        <w:rPr>
          <w:i/>
          <w:iCs/>
          <w:sz w:val="16"/>
          <w:szCs w:val="16"/>
          <w:lang w:val="en-US"/>
        </w:rPr>
        <w:t xml:space="preserve"> 16</w:t>
      </w:r>
      <w:r w:rsidRPr="00CE62DE">
        <w:rPr>
          <w:i/>
          <w:iCs/>
          <w:sz w:val="16"/>
          <w:szCs w:val="16"/>
          <w:lang w:val="en-US"/>
        </w:rPr>
        <w:t>.</w:t>
      </w:r>
      <w:r>
        <w:rPr>
          <w:i/>
          <w:iCs/>
          <w:sz w:val="16"/>
          <w:szCs w:val="16"/>
          <w:lang w:val="en-US"/>
        </w:rPr>
        <w:t xml:space="preserve"> MENU RECEIPT</w:t>
      </w:r>
    </w:p>
    <w:p w14:paraId="27D92136" w14:textId="77777777" w:rsidR="00384D59" w:rsidRDefault="00384D59" w:rsidP="00384D59">
      <w:pPr>
        <w:pStyle w:val="ThngthngWeb"/>
        <w:spacing w:before="0" w:beforeAutospacing="0" w:after="0" w:afterAutospacing="0"/>
        <w:rPr>
          <w:rFonts w:asciiTheme="majorHAnsi" w:hAnsiTheme="majorHAnsi" w:cs="Segoe UI"/>
          <w:lang w:val="en-US"/>
        </w:rPr>
      </w:pPr>
      <w:r w:rsidRPr="00CE62DE">
        <w:rPr>
          <w:rFonts w:asciiTheme="majorHAnsi" w:hAnsiTheme="majorHAnsi" w:cs="Segoe UI"/>
        </w:rPr>
        <w:t>First, we will create a key by typing the command "1".</w:t>
      </w:r>
      <w:r>
        <w:rPr>
          <w:rFonts w:asciiTheme="majorHAnsi" w:hAnsiTheme="majorHAnsi" w:cs="Segoe UI"/>
          <w:lang w:val="en-US"/>
        </w:rPr>
        <w:t xml:space="preserve"> Then it’s gonna  generate the keys. </w:t>
      </w:r>
    </w:p>
    <w:p w14:paraId="4FDBD0B6" w14:textId="77777777" w:rsidR="00384D59" w:rsidRDefault="00384D59" w:rsidP="00384D59">
      <w:pPr>
        <w:rPr>
          <w:i/>
          <w:iCs/>
          <w:sz w:val="16"/>
          <w:szCs w:val="16"/>
          <w:lang w:val="en-US"/>
        </w:rPr>
      </w:pPr>
    </w:p>
    <w:p w14:paraId="3EE2A385" w14:textId="77777777" w:rsidR="00384D59" w:rsidRDefault="00384D59" w:rsidP="00384D59">
      <w:pPr>
        <w:pStyle w:val="ThngthngWeb"/>
        <w:spacing w:before="0" w:beforeAutospacing="0" w:after="0" w:afterAutospacing="0"/>
        <w:rPr>
          <w:rFonts w:asciiTheme="majorHAnsi" w:hAnsiTheme="majorHAnsi" w:cs="Segoe UI"/>
          <w:lang w:val="en-US"/>
        </w:rPr>
      </w:pPr>
      <w:r>
        <w:rPr>
          <w:rFonts w:asciiTheme="majorHAnsi" w:hAnsiTheme="majorHAnsi" w:cs="Segoe UI"/>
          <w:lang w:val="en-US"/>
        </w:rPr>
        <w:t xml:space="preserve">After that, we will Sign the invoices by typing the command “2”. Then the receipt will be signed  </w:t>
      </w:r>
    </w:p>
    <w:p w14:paraId="17A7F126" w14:textId="77777777" w:rsidR="00384D59" w:rsidRDefault="00384D59" w:rsidP="00384D59">
      <w:pPr>
        <w:rPr>
          <w:rFonts w:ascii="Times New Roman" w:hAnsi="Times New Roman" w:cs="Times New Roman"/>
          <w:szCs w:val="26"/>
        </w:rPr>
      </w:pPr>
    </w:p>
    <w:p w14:paraId="20DAEB64" w14:textId="77777777" w:rsidR="00384D59" w:rsidRDefault="00384D59" w:rsidP="00384D59">
      <w:pPr>
        <w:rPr>
          <w:rFonts w:ascii="Times New Roman" w:hAnsi="Times New Roman" w:cs="Times New Roman"/>
          <w:szCs w:val="26"/>
        </w:rPr>
      </w:pPr>
    </w:p>
    <w:p w14:paraId="098511BB" w14:textId="77777777" w:rsidR="00384D59" w:rsidRDefault="00384D59" w:rsidP="00384D59">
      <w:pPr>
        <w:rPr>
          <w:rFonts w:ascii="Times New Roman" w:hAnsi="Times New Roman" w:cs="Times New Roman"/>
          <w:szCs w:val="26"/>
        </w:rPr>
      </w:pPr>
      <w:r w:rsidRPr="00A14C25">
        <w:rPr>
          <w:rFonts w:ascii="Times New Roman" w:hAnsi="Times New Roman" w:cs="Times New Roman"/>
          <w:noProof/>
          <w:sz w:val="20"/>
          <w:szCs w:val="20"/>
          <w:lang w:val="en-US"/>
        </w:rPr>
        <w:drawing>
          <wp:inline distT="0" distB="0" distL="0" distR="0" wp14:anchorId="131B6FD8" wp14:editId="1E9E6B77">
            <wp:extent cx="5579745" cy="1296035"/>
            <wp:effectExtent l="0" t="0" r="0" b="0"/>
            <wp:docPr id="1396614643" name="Hình ảnh 1396614643" descr="Ảnh có chứa văn bản, Phông chữ, ảnh chụp màn hình, đại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81558" name="Hình ảnh 1" descr="Ảnh có chứa văn bản, Phông chữ, ảnh chụp màn hình, đại số&#10;&#10;Mô tả được tạo tự động"/>
                    <pic:cNvPicPr/>
                  </pic:nvPicPr>
                  <pic:blipFill>
                    <a:blip r:embed="rId13"/>
                    <a:stretch>
                      <a:fillRect/>
                    </a:stretch>
                  </pic:blipFill>
                  <pic:spPr>
                    <a:xfrm>
                      <a:off x="0" y="0"/>
                      <a:ext cx="5579745" cy="1296035"/>
                    </a:xfrm>
                    <a:prstGeom prst="rect">
                      <a:avLst/>
                    </a:prstGeom>
                  </pic:spPr>
                </pic:pic>
              </a:graphicData>
            </a:graphic>
          </wp:inline>
        </w:drawing>
      </w:r>
    </w:p>
    <w:p w14:paraId="5105E177" w14:textId="77777777" w:rsidR="00384D59" w:rsidRDefault="00384D59" w:rsidP="00384D59">
      <w:pPr>
        <w:ind w:left="2880"/>
        <w:rPr>
          <w:i/>
          <w:iCs/>
          <w:sz w:val="16"/>
          <w:szCs w:val="16"/>
          <w:lang w:val="en-US"/>
        </w:rPr>
      </w:pPr>
      <w:r w:rsidRPr="00CE62DE">
        <w:rPr>
          <w:i/>
          <w:iCs/>
          <w:sz w:val="16"/>
          <w:szCs w:val="16"/>
          <w:lang w:val="en-US"/>
        </w:rPr>
        <w:t>Figure</w:t>
      </w:r>
      <w:r>
        <w:rPr>
          <w:i/>
          <w:iCs/>
          <w:sz w:val="16"/>
          <w:szCs w:val="16"/>
          <w:lang w:val="en-US"/>
        </w:rPr>
        <w:t xml:space="preserve"> 17. RECEIPT WITH SIGNATURE</w:t>
      </w:r>
    </w:p>
    <w:p w14:paraId="69A7645A" w14:textId="77777777" w:rsidR="00384D59" w:rsidRDefault="00384D59" w:rsidP="00384D59">
      <w:pPr>
        <w:rPr>
          <w:i/>
          <w:iCs/>
          <w:sz w:val="16"/>
          <w:szCs w:val="16"/>
          <w:lang w:val="en-US"/>
        </w:rPr>
      </w:pPr>
    </w:p>
    <w:p w14:paraId="55C1AD88" w14:textId="77777777" w:rsidR="00384D59" w:rsidRDefault="00384D59" w:rsidP="00384D59">
      <w:pPr>
        <w:rPr>
          <w:i/>
          <w:iCs/>
          <w:sz w:val="16"/>
          <w:szCs w:val="16"/>
          <w:lang w:val="en-US"/>
        </w:rPr>
      </w:pPr>
    </w:p>
    <w:p w14:paraId="022B1646" w14:textId="77777777" w:rsidR="00384D59" w:rsidRDefault="00384D59" w:rsidP="00384D59">
      <w:pPr>
        <w:rPr>
          <w:b/>
          <w:bCs/>
          <w:sz w:val="28"/>
          <w:szCs w:val="28"/>
          <w:lang w:val="en-US"/>
        </w:rPr>
      </w:pPr>
      <w:r>
        <w:rPr>
          <w:b/>
          <w:bCs/>
          <w:sz w:val="28"/>
          <w:szCs w:val="28"/>
          <w:lang w:val="en-US"/>
        </w:rPr>
        <w:t xml:space="preserve">BANK: </w:t>
      </w:r>
    </w:p>
    <w:p w14:paraId="4A022311" w14:textId="77777777" w:rsidR="00384D59" w:rsidRDefault="00384D59" w:rsidP="00384D59">
      <w:pPr>
        <w:rPr>
          <w:i/>
          <w:iCs/>
          <w:sz w:val="16"/>
          <w:szCs w:val="16"/>
          <w:lang w:val="en-US"/>
        </w:rPr>
      </w:pPr>
    </w:p>
    <w:p w14:paraId="4F082063" w14:textId="77777777" w:rsidR="00384D59" w:rsidRDefault="00384D59" w:rsidP="00384D59">
      <w:pPr>
        <w:rPr>
          <w:i/>
          <w:iCs/>
          <w:sz w:val="16"/>
          <w:szCs w:val="16"/>
          <w:lang w:val="en-US"/>
        </w:rPr>
      </w:pPr>
      <w:r w:rsidRPr="00805C79">
        <w:rPr>
          <w:i/>
          <w:iCs/>
          <w:noProof/>
          <w:sz w:val="16"/>
          <w:szCs w:val="16"/>
          <w:lang w:val="en-US"/>
        </w:rPr>
        <w:lastRenderedPageBreak/>
        <w:drawing>
          <wp:inline distT="0" distB="0" distL="0" distR="0" wp14:anchorId="3E8D7E56" wp14:editId="5534755E">
            <wp:extent cx="5579745" cy="713105"/>
            <wp:effectExtent l="0" t="0" r="0" b="0"/>
            <wp:docPr id="7638252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25262" name=""/>
                    <pic:cNvPicPr/>
                  </pic:nvPicPr>
                  <pic:blipFill>
                    <a:blip r:embed="rId24"/>
                    <a:stretch>
                      <a:fillRect/>
                    </a:stretch>
                  </pic:blipFill>
                  <pic:spPr>
                    <a:xfrm>
                      <a:off x="0" y="0"/>
                      <a:ext cx="5579745" cy="713105"/>
                    </a:xfrm>
                    <a:prstGeom prst="rect">
                      <a:avLst/>
                    </a:prstGeom>
                  </pic:spPr>
                </pic:pic>
              </a:graphicData>
            </a:graphic>
          </wp:inline>
        </w:drawing>
      </w:r>
    </w:p>
    <w:p w14:paraId="05CF6550" w14:textId="77777777" w:rsidR="00384D59" w:rsidRDefault="00384D59" w:rsidP="00384D59">
      <w:pPr>
        <w:ind w:left="2160" w:firstLine="720"/>
        <w:rPr>
          <w:i/>
          <w:iCs/>
          <w:sz w:val="16"/>
          <w:szCs w:val="16"/>
          <w:lang w:val="en-US"/>
        </w:rPr>
      </w:pPr>
      <w:r w:rsidRPr="00CE62DE">
        <w:rPr>
          <w:i/>
          <w:iCs/>
          <w:sz w:val="16"/>
          <w:szCs w:val="16"/>
          <w:lang w:val="en-US"/>
        </w:rPr>
        <w:t>Figure</w:t>
      </w:r>
      <w:r>
        <w:rPr>
          <w:i/>
          <w:iCs/>
          <w:sz w:val="16"/>
          <w:szCs w:val="16"/>
          <w:lang w:val="en-US"/>
        </w:rPr>
        <w:t xml:space="preserve"> 18. BANK VERIFICATION</w:t>
      </w:r>
    </w:p>
    <w:p w14:paraId="006E5E65" w14:textId="77777777" w:rsidR="00384D59" w:rsidRDefault="00384D59" w:rsidP="00384D59">
      <w:pPr>
        <w:rPr>
          <w:i/>
          <w:iCs/>
          <w:sz w:val="16"/>
          <w:szCs w:val="16"/>
          <w:lang w:val="en-US"/>
        </w:rPr>
      </w:pPr>
    </w:p>
    <w:p w14:paraId="2528023D" w14:textId="77777777" w:rsidR="00384D59" w:rsidRDefault="00384D59" w:rsidP="00384D59">
      <w:pPr>
        <w:rPr>
          <w:rFonts w:cs="Segoe UI"/>
          <w:lang w:val="en-US"/>
        </w:rPr>
      </w:pPr>
      <w:r>
        <w:rPr>
          <w:szCs w:val="26"/>
          <w:lang w:val="en-US"/>
        </w:rPr>
        <w:t>The Bank will verify the receipt have been sent by the Buyer.</w:t>
      </w:r>
      <w:r w:rsidRPr="00805C79">
        <w:rPr>
          <w:rFonts w:cs="Segoe UI"/>
          <w:lang w:val="en-US"/>
        </w:rPr>
        <w:t xml:space="preserve"> </w:t>
      </w:r>
      <w:r>
        <w:rPr>
          <w:rFonts w:cs="Segoe UI"/>
          <w:lang w:val="en-US"/>
        </w:rPr>
        <w:t xml:space="preserve">First, we need to write  the path to the file containing the PublicKey. </w:t>
      </w:r>
    </w:p>
    <w:p w14:paraId="0AEAA4D3" w14:textId="77777777" w:rsidR="00384D59" w:rsidRDefault="00384D59" w:rsidP="00384D59">
      <w:pPr>
        <w:rPr>
          <w:rFonts w:eastAsia="Times New Roman" w:cs="Segoe UI"/>
          <w:szCs w:val="26"/>
          <w:lang w:val="en-US" w:eastAsia="vi-VN"/>
        </w:rPr>
      </w:pPr>
      <w:r>
        <w:rPr>
          <w:rFonts w:cs="Segoe UI"/>
          <w:lang w:val="en-US"/>
        </w:rPr>
        <w:t xml:space="preserve">Then, we need to write the path to the receipt file that have been signed by the Buyer to verify. </w:t>
      </w:r>
      <w:r w:rsidRPr="00071B51">
        <w:rPr>
          <w:rFonts w:eastAsia="Times New Roman" w:cs="Segoe UI"/>
          <w:szCs w:val="26"/>
          <w:lang w:val="en-US" w:eastAsia="vi-VN"/>
        </w:rPr>
        <w:t>If the data in the Invoice file has not been modified, the verify function will return "The signature is valid" if the signature is valid and has been successfully verified using the public key. Otherwise, it will return "The signature is not valid" if the signature is invalid or has been tampered with.</w:t>
      </w:r>
    </w:p>
    <w:p w14:paraId="10BF0243" w14:textId="77777777" w:rsidR="00FC03C6" w:rsidRDefault="00FC03C6" w:rsidP="00384D59">
      <w:pPr>
        <w:rPr>
          <w:rFonts w:eastAsia="Times New Roman" w:cs="Segoe UI"/>
          <w:szCs w:val="26"/>
          <w:lang w:val="en-US" w:eastAsia="vi-VN"/>
        </w:rPr>
      </w:pPr>
    </w:p>
    <w:p w14:paraId="7CB86A08" w14:textId="010DACCA" w:rsidR="00FC03C6" w:rsidRDefault="00FC03C6" w:rsidP="00384D59">
      <w:pPr>
        <w:rPr>
          <w:rFonts w:eastAsia="Times New Roman" w:cs="Segoe UI"/>
          <w:szCs w:val="26"/>
          <w:lang w:val="en-US" w:eastAsia="vi-VN"/>
        </w:rPr>
      </w:pPr>
      <w:r w:rsidRPr="00FC03C6">
        <w:rPr>
          <w:rFonts w:eastAsia="Times New Roman" w:cs="Segoe UI"/>
          <w:szCs w:val="26"/>
          <w:lang w:val="en-US" w:eastAsia="vi-VN"/>
        </w:rPr>
        <w:drawing>
          <wp:inline distT="0" distB="0" distL="0" distR="0" wp14:anchorId="04AA7071" wp14:editId="7A0CFCCB">
            <wp:extent cx="5000625" cy="2928019"/>
            <wp:effectExtent l="0" t="0" r="0" b="5715"/>
            <wp:docPr id="22393059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30599" name=""/>
                    <pic:cNvPicPr/>
                  </pic:nvPicPr>
                  <pic:blipFill>
                    <a:blip r:embed="rId25"/>
                    <a:stretch>
                      <a:fillRect/>
                    </a:stretch>
                  </pic:blipFill>
                  <pic:spPr>
                    <a:xfrm>
                      <a:off x="0" y="0"/>
                      <a:ext cx="5047843" cy="2955666"/>
                    </a:xfrm>
                    <a:prstGeom prst="rect">
                      <a:avLst/>
                    </a:prstGeom>
                  </pic:spPr>
                </pic:pic>
              </a:graphicData>
            </a:graphic>
          </wp:inline>
        </w:drawing>
      </w:r>
    </w:p>
    <w:p w14:paraId="35465D03" w14:textId="5AA88FBC" w:rsidR="00384D59" w:rsidRPr="00FC03C6" w:rsidRDefault="00FC03C6" w:rsidP="00FC03C6">
      <w:pPr>
        <w:ind w:left="2160" w:firstLine="720"/>
        <w:rPr>
          <w:i/>
          <w:iCs/>
          <w:sz w:val="16"/>
          <w:szCs w:val="16"/>
        </w:rPr>
      </w:pPr>
      <w:r w:rsidRPr="00CE62DE">
        <w:rPr>
          <w:i/>
          <w:iCs/>
          <w:sz w:val="16"/>
          <w:szCs w:val="16"/>
          <w:lang w:val="en-US"/>
        </w:rPr>
        <w:t>Figure</w:t>
      </w:r>
      <w:r>
        <w:rPr>
          <w:i/>
          <w:iCs/>
          <w:sz w:val="16"/>
          <w:szCs w:val="16"/>
          <w:lang w:val="en-US"/>
        </w:rPr>
        <w:t xml:space="preserve"> 1</w:t>
      </w:r>
      <w:r>
        <w:rPr>
          <w:i/>
          <w:iCs/>
          <w:sz w:val="16"/>
          <w:szCs w:val="16"/>
        </w:rPr>
        <w:t>9</w:t>
      </w:r>
      <w:r>
        <w:rPr>
          <w:i/>
          <w:iCs/>
          <w:sz w:val="16"/>
          <w:szCs w:val="16"/>
          <w:lang w:val="en-US"/>
        </w:rPr>
        <w:t xml:space="preserve">. </w:t>
      </w:r>
      <w:r>
        <w:rPr>
          <w:i/>
          <w:iCs/>
          <w:sz w:val="16"/>
          <w:szCs w:val="16"/>
        </w:rPr>
        <w:t>TASK CONTRIBUTION</w:t>
      </w:r>
    </w:p>
    <w:p w14:paraId="676B1DF2" w14:textId="77777777" w:rsidR="00384D59" w:rsidRPr="00071B51" w:rsidRDefault="00384D59" w:rsidP="00384D59">
      <w:pPr>
        <w:pStyle w:val="u1"/>
        <w:numPr>
          <w:ilvl w:val="0"/>
          <w:numId w:val="0"/>
        </w:numPr>
        <w:ind w:left="360" w:hanging="360"/>
        <w:rPr>
          <w:bCs/>
          <w:sz w:val="36"/>
          <w:szCs w:val="36"/>
        </w:rPr>
      </w:pPr>
      <w:bookmarkStart w:id="90" w:name="_Toc138625974"/>
      <w:bookmarkStart w:id="91" w:name="_Toc138626249"/>
      <w:bookmarkStart w:id="92" w:name="_Toc138626353"/>
      <w:r>
        <w:rPr>
          <w:b w:val="0"/>
          <w:bCs/>
          <w:sz w:val="36"/>
          <w:szCs w:val="36"/>
        </w:rPr>
        <w:t xml:space="preserve">5. </w:t>
      </w:r>
      <w:r w:rsidRPr="00071B51">
        <w:rPr>
          <w:bCs/>
          <w:sz w:val="36"/>
          <w:szCs w:val="36"/>
        </w:rPr>
        <w:t>References:</w:t>
      </w:r>
      <w:bookmarkEnd w:id="90"/>
      <w:bookmarkEnd w:id="91"/>
      <w:bookmarkEnd w:id="92"/>
    </w:p>
    <w:p w14:paraId="1368AF4C" w14:textId="77777777" w:rsidR="00384D59" w:rsidRDefault="00384D59" w:rsidP="00384D59">
      <w:pPr>
        <w:rPr>
          <w:szCs w:val="26"/>
          <w:lang w:val="en-US"/>
        </w:rPr>
      </w:pPr>
    </w:p>
    <w:p w14:paraId="206D5CBF" w14:textId="3219BD0B" w:rsidR="00384D59" w:rsidRPr="00384D59" w:rsidRDefault="00384D59" w:rsidP="00384D59">
      <w:pPr>
        <w:tabs>
          <w:tab w:val="left" w:pos="2350"/>
        </w:tabs>
      </w:pPr>
      <w:r>
        <w:rPr>
          <w:szCs w:val="26"/>
          <w:lang w:val="en-US"/>
        </w:rPr>
        <w:t>[1]</w:t>
      </w:r>
      <w:r w:rsidRPr="00C8267F">
        <w:rPr>
          <w:rFonts w:ascii="Arial" w:eastAsia="Arial" w:hAnsi="Arial" w:cs="Arial"/>
          <w:color w:val="FFFFFF" w:themeColor="background1" w:themeTint="33"/>
          <w:sz w:val="22"/>
          <w:lang w:val="en-US" w:eastAsia="vi-VN"/>
        </w:rPr>
        <w:t xml:space="preserve"> </w:t>
      </w:r>
      <w:r w:rsidRPr="00C8267F">
        <w:rPr>
          <w:szCs w:val="26"/>
          <w:lang w:val="en-US"/>
        </w:rPr>
        <w:t xml:space="preserve">Lyubashevsky, V., Ducas, L., Kiltz, E., Lepoint, T., Schwabe, P., Seiler, G., … &amp; Bai, S. (2020). Crystal-dilithium. </w:t>
      </w:r>
      <w:r w:rsidRPr="00C8267F">
        <w:rPr>
          <w:i/>
          <w:iCs/>
          <w:szCs w:val="26"/>
          <w:lang w:val="en-US"/>
        </w:rPr>
        <w:t>Algorithm Specifications and Supporting Documentation.</w:t>
      </w:r>
    </w:p>
    <w:sectPr w:rsidR="00384D59" w:rsidRPr="00384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B7361" w14:textId="77777777" w:rsidR="00AD2127" w:rsidRDefault="00AD2127">
      <w:pPr>
        <w:spacing w:after="0" w:line="240" w:lineRule="auto"/>
      </w:pPr>
      <w:r>
        <w:separator/>
      </w:r>
    </w:p>
  </w:endnote>
  <w:endnote w:type="continuationSeparator" w:id="0">
    <w:p w14:paraId="21490EB0" w14:textId="77777777" w:rsidR="00AD2127" w:rsidRDefault="00AD21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1979605"/>
      <w:docPartObj>
        <w:docPartGallery w:val="Page Numbers (Bottom of Page)"/>
        <w:docPartUnique/>
      </w:docPartObj>
    </w:sdtPr>
    <w:sdtEndPr>
      <w:rPr>
        <w:noProof/>
      </w:rPr>
    </w:sdtEndPr>
    <w:sdtContent>
      <w:p w14:paraId="588785F7" w14:textId="77777777" w:rsidR="00384D59" w:rsidRDefault="00384D59" w:rsidP="00C05CE5">
        <w:pPr>
          <w:pStyle w:val="Chntrang"/>
          <w:pBdr>
            <w:top w:val="double" w:sz="4" w:space="1" w:color="auto"/>
          </w:pBdr>
          <w:jc w:val="center"/>
        </w:pPr>
        <w:r>
          <w:fldChar w:fldCharType="begin"/>
        </w:r>
        <w:r>
          <w:instrText xml:space="preserve"> PAGE   \* MERGEFORMAT </w:instrText>
        </w:r>
        <w:r>
          <w:fldChar w:fldCharType="separate"/>
        </w:r>
        <w:r>
          <w:rPr>
            <w:noProof/>
          </w:rPr>
          <w:t>5</w:t>
        </w:r>
        <w:r>
          <w:rPr>
            <w:noProof/>
          </w:rPr>
          <w:fldChar w:fldCharType="end"/>
        </w:r>
      </w:p>
    </w:sdtContent>
  </w:sdt>
  <w:p w14:paraId="622B475E" w14:textId="77777777" w:rsidR="00384D59" w:rsidRPr="00C05CE5" w:rsidRDefault="00384D59" w:rsidP="00C05CE5">
    <w:pPr>
      <w:pStyle w:val="Chntrang"/>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6C7E2" w14:textId="77777777" w:rsidR="00AD2127" w:rsidRDefault="00AD2127">
      <w:pPr>
        <w:spacing w:after="0" w:line="240" w:lineRule="auto"/>
      </w:pPr>
      <w:r>
        <w:separator/>
      </w:r>
    </w:p>
  </w:footnote>
  <w:footnote w:type="continuationSeparator" w:id="0">
    <w:p w14:paraId="33093A2F" w14:textId="77777777" w:rsidR="00AD2127" w:rsidRDefault="00AD21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D565D"/>
    <w:multiLevelType w:val="multilevel"/>
    <w:tmpl w:val="80887786"/>
    <w:lvl w:ilvl="0">
      <w:start w:val="1"/>
      <w:numFmt w:val="decimal"/>
      <w:pStyle w:val="u1"/>
      <w:lvlText w:val="Chương %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2"/>
      <w:lvlText w:val="%1.%2."/>
      <w:lvlJc w:val="left"/>
      <w:pPr>
        <w:ind w:left="720" w:hanging="360"/>
      </w:pPr>
      <w:rPr>
        <w:rFonts w:hint="default"/>
      </w:rPr>
    </w:lvl>
    <w:lvl w:ilvl="2">
      <w:start w:val="1"/>
      <w:numFmt w:val="decimal"/>
      <w:pStyle w:val="u3"/>
      <w:lvlText w:val="%1.%2.%3."/>
      <w:lvlJc w:val="left"/>
      <w:pPr>
        <w:ind w:left="1080" w:hanging="360"/>
      </w:pPr>
      <w:rPr>
        <w:rFonts w:hint="default"/>
      </w:rPr>
    </w:lvl>
    <w:lvl w:ilvl="3">
      <w:start w:val="1"/>
      <w:numFmt w:val="decimal"/>
      <w:pStyle w:val="u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6BFF67F9"/>
    <w:multiLevelType w:val="hybridMultilevel"/>
    <w:tmpl w:val="860E3DF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7EA42AFC"/>
    <w:multiLevelType w:val="hybridMultilevel"/>
    <w:tmpl w:val="AE823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595D68"/>
    <w:multiLevelType w:val="hybridMultilevel"/>
    <w:tmpl w:val="183E7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1450983">
    <w:abstractNumId w:val="0"/>
  </w:num>
  <w:num w:numId="2" w16cid:durableId="42486528">
    <w:abstractNumId w:val="3"/>
  </w:num>
  <w:num w:numId="3" w16cid:durableId="1943561392">
    <w:abstractNumId w:val="1"/>
  </w:num>
  <w:num w:numId="4" w16cid:durableId="11299105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iprogk04@gmail.com">
    <w15:presenceInfo w15:providerId="Windows Live" w15:userId="5ccf594e946ede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D59"/>
    <w:rsid w:val="0018504F"/>
    <w:rsid w:val="00384D59"/>
    <w:rsid w:val="005E11B3"/>
    <w:rsid w:val="00AD2127"/>
    <w:rsid w:val="00D92FBF"/>
    <w:rsid w:val="00E67490"/>
    <w:rsid w:val="00FC03C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0E463"/>
  <w15:chartTrackingRefBased/>
  <w15:docId w15:val="{9CCBAD27-9DE4-4568-B4F2-44D61C6E3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84D59"/>
    <w:pPr>
      <w:spacing w:after="120" w:line="360" w:lineRule="auto"/>
    </w:pPr>
    <w:rPr>
      <w:rFonts w:asciiTheme="majorHAnsi" w:hAnsiTheme="majorHAnsi"/>
      <w:kern w:val="0"/>
      <w:sz w:val="26"/>
      <w14:ligatures w14:val="none"/>
    </w:rPr>
  </w:style>
  <w:style w:type="paragraph" w:styleId="u1">
    <w:name w:val="heading 1"/>
    <w:basedOn w:val="Binhthng"/>
    <w:next w:val="Binhthng"/>
    <w:link w:val="u1Char"/>
    <w:qFormat/>
    <w:rsid w:val="00384D59"/>
    <w:pPr>
      <w:keepNext/>
      <w:numPr>
        <w:numId w:val="1"/>
      </w:numPr>
      <w:spacing w:before="120"/>
      <w:outlineLvl w:val="0"/>
    </w:pPr>
    <w:rPr>
      <w:rFonts w:ascii="Times New Roman" w:eastAsia="Times New Roman" w:hAnsi="Times New Roman" w:cs="Times New Roman"/>
      <w:b/>
      <w:sz w:val="28"/>
      <w:szCs w:val="24"/>
      <w:lang w:val="en-US"/>
    </w:rPr>
  </w:style>
  <w:style w:type="paragraph" w:styleId="u2">
    <w:name w:val="heading 2"/>
    <w:basedOn w:val="Binhthng"/>
    <w:next w:val="Binhthng"/>
    <w:link w:val="u2Char"/>
    <w:uiPriority w:val="9"/>
    <w:unhideWhenUsed/>
    <w:qFormat/>
    <w:rsid w:val="00384D59"/>
    <w:pPr>
      <w:keepNext/>
      <w:keepLines/>
      <w:numPr>
        <w:ilvl w:val="1"/>
        <w:numId w:val="1"/>
      </w:numPr>
      <w:spacing w:before="200"/>
      <w:ind w:left="567" w:hanging="567"/>
      <w:outlineLvl w:val="1"/>
    </w:pPr>
    <w:rPr>
      <w:rFonts w:eastAsiaTheme="majorEastAsia" w:cstheme="majorBidi"/>
      <w:b/>
      <w:bCs/>
      <w:szCs w:val="26"/>
    </w:rPr>
  </w:style>
  <w:style w:type="paragraph" w:styleId="u3">
    <w:name w:val="heading 3"/>
    <w:basedOn w:val="Binhthng"/>
    <w:next w:val="Binhthng"/>
    <w:link w:val="u3Char"/>
    <w:uiPriority w:val="9"/>
    <w:unhideWhenUsed/>
    <w:qFormat/>
    <w:rsid w:val="00384D59"/>
    <w:pPr>
      <w:keepNext/>
      <w:keepLines/>
      <w:numPr>
        <w:ilvl w:val="2"/>
        <w:numId w:val="1"/>
      </w:numPr>
      <w:spacing w:before="120"/>
      <w:ind w:left="1078" w:hanging="851"/>
      <w:outlineLvl w:val="2"/>
    </w:pPr>
    <w:rPr>
      <w:rFonts w:eastAsiaTheme="majorEastAsia" w:cstheme="majorBidi"/>
      <w:b/>
      <w:bCs/>
    </w:rPr>
  </w:style>
  <w:style w:type="paragraph" w:styleId="u4">
    <w:name w:val="heading 4"/>
    <w:basedOn w:val="Binhthng"/>
    <w:next w:val="Binhthng"/>
    <w:link w:val="u4Char"/>
    <w:uiPriority w:val="9"/>
    <w:unhideWhenUsed/>
    <w:qFormat/>
    <w:rsid w:val="00384D59"/>
    <w:pPr>
      <w:keepNext/>
      <w:keepLines/>
      <w:numPr>
        <w:ilvl w:val="3"/>
        <w:numId w:val="1"/>
      </w:numPr>
      <w:spacing w:before="120"/>
      <w:ind w:left="1645" w:hanging="1021"/>
      <w:outlineLvl w:val="3"/>
    </w:pPr>
    <w:rPr>
      <w:rFonts w:eastAsiaTheme="majorEastAsia" w:cstheme="majorBidi"/>
      <w:b/>
      <w:bCs/>
      <w:iC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384D59"/>
    <w:rPr>
      <w:rFonts w:ascii="Times New Roman" w:eastAsia="Times New Roman" w:hAnsi="Times New Roman" w:cs="Times New Roman"/>
      <w:b/>
      <w:kern w:val="0"/>
      <w:sz w:val="28"/>
      <w:szCs w:val="24"/>
      <w:lang w:val="en-US"/>
      <w14:ligatures w14:val="none"/>
    </w:rPr>
  </w:style>
  <w:style w:type="character" w:customStyle="1" w:styleId="u2Char">
    <w:name w:val="Đầu đề 2 Char"/>
    <w:basedOn w:val="Phngmcinhcuaoanvn"/>
    <w:link w:val="u2"/>
    <w:uiPriority w:val="9"/>
    <w:rsid w:val="00384D59"/>
    <w:rPr>
      <w:rFonts w:asciiTheme="majorHAnsi" w:eastAsiaTheme="majorEastAsia" w:hAnsiTheme="majorHAnsi" w:cstheme="majorBidi"/>
      <w:b/>
      <w:bCs/>
      <w:kern w:val="0"/>
      <w:sz w:val="26"/>
      <w:szCs w:val="26"/>
      <w14:ligatures w14:val="none"/>
    </w:rPr>
  </w:style>
  <w:style w:type="character" w:customStyle="1" w:styleId="u3Char">
    <w:name w:val="Đầu đề 3 Char"/>
    <w:basedOn w:val="Phngmcinhcuaoanvn"/>
    <w:link w:val="u3"/>
    <w:uiPriority w:val="9"/>
    <w:rsid w:val="00384D59"/>
    <w:rPr>
      <w:rFonts w:asciiTheme="majorHAnsi" w:eastAsiaTheme="majorEastAsia" w:hAnsiTheme="majorHAnsi" w:cstheme="majorBidi"/>
      <w:b/>
      <w:bCs/>
      <w:kern w:val="0"/>
      <w:sz w:val="26"/>
      <w14:ligatures w14:val="none"/>
    </w:rPr>
  </w:style>
  <w:style w:type="character" w:customStyle="1" w:styleId="u4Char">
    <w:name w:val="Đầu đề 4 Char"/>
    <w:basedOn w:val="Phngmcinhcuaoanvn"/>
    <w:link w:val="u4"/>
    <w:uiPriority w:val="9"/>
    <w:rsid w:val="00384D59"/>
    <w:rPr>
      <w:rFonts w:asciiTheme="majorHAnsi" w:eastAsiaTheme="majorEastAsia" w:hAnsiTheme="majorHAnsi" w:cstheme="majorBidi"/>
      <w:b/>
      <w:bCs/>
      <w:iCs/>
      <w:kern w:val="0"/>
      <w:sz w:val="26"/>
      <w14:ligatures w14:val="none"/>
    </w:rPr>
  </w:style>
  <w:style w:type="paragraph" w:styleId="Chntrang">
    <w:name w:val="footer"/>
    <w:basedOn w:val="Binhthng"/>
    <w:link w:val="ChntrangChar"/>
    <w:uiPriority w:val="99"/>
    <w:unhideWhenUsed/>
    <w:rsid w:val="00384D59"/>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384D59"/>
    <w:rPr>
      <w:rFonts w:asciiTheme="majorHAnsi" w:hAnsiTheme="majorHAnsi"/>
      <w:kern w:val="0"/>
      <w:sz w:val="26"/>
      <w14:ligatures w14:val="none"/>
    </w:rPr>
  </w:style>
  <w:style w:type="paragraph" w:styleId="Chuthich">
    <w:name w:val="caption"/>
    <w:basedOn w:val="Binhthng"/>
    <w:next w:val="Binhthng"/>
    <w:uiPriority w:val="35"/>
    <w:unhideWhenUsed/>
    <w:qFormat/>
    <w:rsid w:val="00384D59"/>
    <w:pPr>
      <w:spacing w:line="240" w:lineRule="auto"/>
      <w:jc w:val="center"/>
    </w:pPr>
    <w:rPr>
      <w:bCs/>
      <w:szCs w:val="18"/>
    </w:rPr>
  </w:style>
  <w:style w:type="paragraph" w:styleId="Tiu">
    <w:name w:val="Title"/>
    <w:basedOn w:val="Binhthng"/>
    <w:next w:val="Binhthng"/>
    <w:link w:val="TiuChar"/>
    <w:uiPriority w:val="10"/>
    <w:qFormat/>
    <w:rsid w:val="00384D59"/>
    <w:pPr>
      <w:spacing w:after="240" w:line="240" w:lineRule="auto"/>
      <w:contextualSpacing/>
      <w:jc w:val="center"/>
    </w:pPr>
    <w:rPr>
      <w:rFonts w:eastAsiaTheme="majorEastAsia" w:cstheme="majorBidi"/>
      <w:b/>
      <w:spacing w:val="5"/>
      <w:kern w:val="28"/>
      <w:sz w:val="28"/>
      <w:szCs w:val="52"/>
    </w:rPr>
  </w:style>
  <w:style w:type="character" w:customStyle="1" w:styleId="TiuChar">
    <w:name w:val="Tiêu đề Char"/>
    <w:basedOn w:val="Phngmcinhcuaoanvn"/>
    <w:link w:val="Tiu"/>
    <w:uiPriority w:val="10"/>
    <w:rsid w:val="00384D59"/>
    <w:rPr>
      <w:rFonts w:asciiTheme="majorHAnsi" w:eastAsiaTheme="majorEastAsia" w:hAnsiTheme="majorHAnsi" w:cstheme="majorBidi"/>
      <w:b/>
      <w:spacing w:val="5"/>
      <w:kern w:val="28"/>
      <w:sz w:val="28"/>
      <w:szCs w:val="52"/>
      <w14:ligatures w14:val="none"/>
    </w:rPr>
  </w:style>
  <w:style w:type="paragraph" w:styleId="Mucluc1">
    <w:name w:val="toc 1"/>
    <w:basedOn w:val="Binhthng"/>
    <w:next w:val="Binhthng"/>
    <w:autoRedefine/>
    <w:uiPriority w:val="39"/>
    <w:unhideWhenUsed/>
    <w:rsid w:val="00384D59"/>
    <w:pPr>
      <w:tabs>
        <w:tab w:val="left" w:pos="1540"/>
        <w:tab w:val="right" w:leader="dot" w:pos="8777"/>
      </w:tabs>
      <w:spacing w:after="100"/>
    </w:pPr>
  </w:style>
  <w:style w:type="character" w:styleId="Siuktni">
    <w:name w:val="Hyperlink"/>
    <w:basedOn w:val="Phngmcinhcuaoanvn"/>
    <w:uiPriority w:val="99"/>
    <w:unhideWhenUsed/>
    <w:rsid w:val="00384D59"/>
    <w:rPr>
      <w:color w:val="0563C1" w:themeColor="hyperlink"/>
      <w:u w:val="single"/>
    </w:rPr>
  </w:style>
  <w:style w:type="paragraph" w:styleId="oancuaDanhsach">
    <w:name w:val="List Paragraph"/>
    <w:basedOn w:val="Binhthng"/>
    <w:uiPriority w:val="34"/>
    <w:qFormat/>
    <w:rsid w:val="00384D59"/>
    <w:pPr>
      <w:spacing w:after="0" w:line="240" w:lineRule="auto"/>
      <w:ind w:left="720"/>
      <w:contextualSpacing/>
      <w:jc w:val="both"/>
    </w:pPr>
    <w:rPr>
      <w:rFonts w:ascii="Times New Roman" w:hAnsi="Times New Roman" w:cs="Times New Roman"/>
      <w:szCs w:val="26"/>
      <w:lang w:val="en-US"/>
    </w:rPr>
  </w:style>
  <w:style w:type="paragraph" w:styleId="ThngthngWeb">
    <w:name w:val="Normal (Web)"/>
    <w:basedOn w:val="Binhthng"/>
    <w:uiPriority w:val="99"/>
    <w:unhideWhenUsed/>
    <w:rsid w:val="00384D59"/>
    <w:pPr>
      <w:spacing w:before="100" w:beforeAutospacing="1" w:after="100" w:afterAutospacing="1" w:line="240" w:lineRule="auto"/>
    </w:pPr>
    <w:rPr>
      <w:rFonts w:ascii="Times New Roman" w:eastAsia="Times New Roman" w:hAnsi="Times New Roman" w:cs="Times New Roman"/>
      <w:sz w:val="24"/>
      <w:szCs w:val="24"/>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microsoft.com/office/2011/relationships/people" Target="peop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25</Pages>
  <Words>4005</Words>
  <Characters>22830</Characters>
  <Application>Microsoft Office Word</Application>
  <DocSecurity>0</DocSecurity>
  <Lines>190</Lines>
  <Paragraphs>53</Paragraphs>
  <ScaleCrop>false</ScaleCrop>
  <Company/>
  <LinksUpToDate>false</LinksUpToDate>
  <CharactersWithSpaces>26782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haiprogk04@gmail.com</dc:creator>
  <cp:keywords/>
  <dc:description/>
  <cp:lastModifiedBy>haiprogk04@gmail.com</cp:lastModifiedBy>
  <cp:revision>3</cp:revision>
  <dcterms:created xsi:type="dcterms:W3CDTF">2023-06-25T16:21:00Z</dcterms:created>
  <dcterms:modified xsi:type="dcterms:W3CDTF">2023-06-25T16:49:00Z</dcterms:modified>
</cp:coreProperties>
</file>